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1"/>
        </w:numPr>
        <w:shd w:fill="ffffff" w:val="clear"/>
        <w:spacing w:after="0" w:afterAutospacing="0" w:lineRule="auto"/>
        <w:ind w:left="1440" w:right="40" w:hanging="360"/>
        <w:jc w:val="center"/>
        <w:pPrChange w:author="Thiện Hoàng" w:id="0" w:date="2023-09-19T06:53:33Z">
          <w:pPr>
            <w:pStyle w:val="Title"/>
            <w:numPr>
              <w:ilvl w:val="0"/>
              <w:numId w:val="5"/>
            </w:numPr>
            <w:shd w:fill="ffffff" w:val="clear"/>
            <w:spacing w:after="460" w:lineRule="auto"/>
            <w:ind w:left="720" w:right="40" w:hanging="360"/>
            <w:jc w:val="center"/>
          </w:pPr>
        </w:pPrChange>
      </w:pPr>
      <w:bookmarkStart w:colFirst="0" w:colLast="0" w:name="_30fqcxyf535w" w:id="0"/>
      <w:bookmarkEnd w:id="0"/>
      <w:ins w:author="Hùynh Hoàng Hưng" w:id="1" w:date="2023-08-22T06:55:32Z">
        <w:r w:rsidDel="00000000" w:rsidR="00000000" w:rsidRPr="00000000">
          <w:rPr>
            <w:rtl w:val="0"/>
          </w:rPr>
          <w:t xml:space="preserve">-</w:t>
        </w:r>
      </w:ins>
      <w:ins w:author="Quang Phu Le" w:id="2" w:date="2023-06-15T14:52:49Z">
        <w:r w:rsidDel="00000000" w:rsidR="00000000" w:rsidRPr="00000000">
          <w:rPr>
            <w:rtl w:val="0"/>
          </w:rPr>
          <w:t xml:space="preserve">  </w:t>
        </w:r>
      </w:ins>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Khóa học Angular căn bản 2023 - mới nhất</w:t>
      </w:r>
    </w:p>
    <w:p w:rsidR="00000000" w:rsidDel="00000000" w:rsidP="00000000" w:rsidRDefault="00000000" w:rsidRPr="00000000" w14:paraId="00000002">
      <w:pPr>
        <w:pStyle w:val="Heading1"/>
        <w:numPr>
          <w:ilvl w:val="0"/>
          <w:numId w:val="1"/>
        </w:numPr>
        <w:spacing w:after="0" w:afterAutospacing="0" w:before="0" w:beforeAutospacing="0"/>
        <w:ind w:left="1440" w:hanging="360"/>
        <w:pPrChange w:author="Thiện Hoàng" w:id="0" w:date="2023-09-19T06:53:33Z">
          <w:pPr>
            <w:pStyle w:val="Heading1"/>
            <w:numPr>
              <w:ilvl w:val="0"/>
              <w:numId w:val="5"/>
            </w:numPr>
            <w:ind w:left="720" w:hanging="360"/>
          </w:pPr>
        </w:pPrChange>
      </w:pPr>
      <w:bookmarkStart w:colFirst="0" w:colLast="0" w:name="_hswv9k5i9m7c" w:id="1"/>
      <w:bookmarkEnd w:id="1"/>
      <w:r w:rsidDel="00000000" w:rsidR="00000000" w:rsidRPr="00000000">
        <w:rPr>
          <w:rtl w:val="0"/>
        </w:rPr>
        <w:t xml:space="preserve">Yêu cầu trước khi học</w:t>
      </w:r>
    </w:p>
    <w:p w:rsidR="00000000" w:rsidDel="00000000" w:rsidP="00000000" w:rsidRDefault="00000000" w:rsidRPr="00000000" w14:paraId="00000003">
      <w:pPr>
        <w:numPr>
          <w:ilvl w:val="1"/>
          <w:numId w:val="1"/>
        </w:numPr>
        <w:ind w:left="2160" w:hanging="360"/>
        <w:pPrChange w:author="Thiện Hoàng" w:id="0" w:date="2023-09-19T06:53:33Z">
          <w:pPr>
            <w:numPr>
              <w:ilvl w:val="1"/>
              <w:numId w:val="5"/>
            </w:numPr>
            <w:ind w:left="1440" w:hanging="360"/>
          </w:pPr>
        </w:pPrChange>
      </w:pPr>
      <w:r w:rsidDel="00000000" w:rsidR="00000000" w:rsidRPr="00000000">
        <w:rPr>
          <w:rtl w:val="0"/>
        </w:rPr>
        <w:t xml:space="preserve">Có kiến thức về </w:t>
      </w:r>
      <w:hyperlink r:id="rId6">
        <w:r w:rsidDel="00000000" w:rsidR="00000000" w:rsidRPr="00000000">
          <w:rPr>
            <w:color w:val="1155cc"/>
            <w:u w:val="single"/>
            <w:rtl w:val="0"/>
          </w:rPr>
          <w:t xml:space="preserve">HTML</w:t>
        </w:r>
      </w:hyperlink>
      <w:r w:rsidDel="00000000" w:rsidR="00000000" w:rsidRPr="00000000">
        <w:rPr>
          <w:rtl w:val="0"/>
        </w:rPr>
        <w:t xml:space="preserve"> và </w:t>
      </w:r>
      <w:hyperlink r:id="rId7">
        <w:r w:rsidDel="00000000" w:rsidR="00000000" w:rsidRPr="00000000">
          <w:rPr>
            <w:color w:val="1155cc"/>
            <w:u w:val="single"/>
            <w:rtl w:val="0"/>
          </w:rPr>
          <w:t xml:space="preserve">CSS</w:t>
        </w:r>
      </w:hyperlink>
      <w:r w:rsidDel="00000000" w:rsidR="00000000" w:rsidRPr="00000000">
        <w:rPr>
          <w:rtl w:val="0"/>
        </w:rPr>
        <w:t xml:space="preserve"> căn bản</w:t>
      </w:r>
    </w:p>
    <w:p w:rsidR="00000000" w:rsidDel="00000000" w:rsidP="00000000" w:rsidRDefault="00000000" w:rsidRPr="00000000" w14:paraId="00000004">
      <w:pPr>
        <w:numPr>
          <w:ilvl w:val="1"/>
          <w:numId w:val="1"/>
        </w:numPr>
        <w:ind w:left="2160" w:hanging="360"/>
        <w:rPr>
          <w:ins w:author="sơn nguyễn" w:id="4" w:date="2023-06-14T03:41:18Z"/>
        </w:rPr>
        <w:pPrChange w:author="Thiện Hoàng" w:id="0" w:date="2023-09-19T06:53:33Z">
          <w:pPr>
            <w:numPr>
              <w:ilvl w:val="1"/>
              <w:numId w:val="5"/>
            </w:numPr>
            <w:ind w:left="1440" w:hanging="360"/>
          </w:pPr>
        </w:pPrChange>
      </w:pPr>
      <w:r w:rsidDel="00000000" w:rsidR="00000000" w:rsidRPr="00000000">
        <w:rPr>
          <w:rtl w:val="0"/>
        </w:rPr>
        <w:t xml:space="preserve">Có kiến </w:t>
      </w:r>
      <w:ins w:author="sơn nguyễn" w:id="4" w:date="2023-06-14T03:41:18Z">
        <w:r w:rsidDel="00000000" w:rsidR="00000000" w:rsidRPr="00000000">
          <w:rPr>
            <w:rtl w:val="0"/>
          </w:rPr>
        </w:r>
      </w:ins>
    </w:p>
    <w:p w:rsidR="00000000" w:rsidDel="00000000" w:rsidP="00000000" w:rsidRDefault="00000000" w:rsidRPr="00000000" w14:paraId="00000005">
      <w:pPr>
        <w:numPr>
          <w:ilvl w:val="1"/>
          <w:numId w:val="1"/>
        </w:numPr>
        <w:ind w:left="2160" w:hanging="360"/>
        <w:pPrChange w:author="Thiện Hoàng" w:id="0" w:date="2023-09-19T06:53:33Z">
          <w:pPr>
            <w:numPr>
              <w:ilvl w:val="1"/>
              <w:numId w:val="5"/>
            </w:numPr>
            <w:ind w:left="1440" w:hanging="360"/>
          </w:pPr>
        </w:pPrChange>
      </w:pPr>
      <w:r w:rsidDel="00000000" w:rsidR="00000000" w:rsidRPr="00000000">
        <w:rPr>
          <w:rtl w:val="0"/>
        </w:rPr>
        <w:t xml:space="preserve">thức về </w:t>
      </w:r>
      <w:hyperlink r:id="rId8">
        <w:r w:rsidDel="00000000" w:rsidR="00000000" w:rsidRPr="00000000">
          <w:rPr>
            <w:color w:val="1155cc"/>
            <w:u w:val="single"/>
            <w:rtl w:val="0"/>
          </w:rPr>
          <w:t xml:space="preserve">JavaScript</w:t>
        </w:r>
      </w:hyperlink>
      <w:r w:rsidDel="00000000" w:rsidR="00000000" w:rsidRPr="00000000">
        <w:rPr>
          <w:rtl w:val="0"/>
        </w:rPr>
        <w:t xml:space="preserve"> căn bản</w:t>
      </w:r>
    </w:p>
    <w:p w:rsidR="00000000" w:rsidDel="00000000" w:rsidP="00000000" w:rsidRDefault="00000000" w:rsidRPr="00000000" w14:paraId="00000006">
      <w:pPr>
        <w:numPr>
          <w:ilvl w:val="1"/>
          <w:numId w:val="1"/>
        </w:numPr>
        <w:ind w:left="2160" w:hanging="360"/>
        <w:rPr>
          <w:u w:val="none"/>
          <w:rPrChange w:author="Thiện Hoàng" w:id="3" w:date="2023-09-19T06:53:33Z">
            <w:rPr>
              <w:u w:val="none"/>
            </w:rPr>
          </w:rPrChange>
        </w:rPr>
        <w:pPrChange w:author="Thiện Hoàng" w:id="0" w:date="2023-09-19T06:53:33Z">
          <w:pPr>
            <w:numPr>
              <w:ilvl w:val="1"/>
              <w:numId w:val="5"/>
            </w:numPr>
            <w:ind w:left="1440" w:hanging="360"/>
          </w:pPr>
        </w:pPrChange>
      </w:pPr>
      <w:r w:rsidDel="00000000" w:rsidR="00000000" w:rsidRPr="00000000">
        <w:rPr>
          <w:rtl w:val="0"/>
        </w:rPr>
        <w:t xml:space="preserve">Cơ bản về </w:t>
      </w:r>
      <w:hyperlink r:id="rId9">
        <w:r w:rsidDel="00000000" w:rsidR="00000000" w:rsidRPr="00000000">
          <w:rPr>
            <w:color w:val="1155cc"/>
            <w:u w:val="single"/>
            <w:rtl w:val="0"/>
          </w:rPr>
          <w:t xml:space="preserve">TypeScript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numPr>
          <w:ilvl w:val="1"/>
          <w:numId w:val="1"/>
        </w:numPr>
        <w:spacing w:after="0" w:afterAutospacing="0"/>
        <w:ind w:left="2160" w:hanging="360"/>
        <w:rPr>
          <w:del w:author="sơn nguyễn" w:id="4" w:date="2023-06-14T03:41:18Z"/>
          <w:u w:val="none"/>
          <w:rPrChange w:author="Thiện Hoàng" w:id="3" w:date="2023-09-19T06:53:33Z">
            <w:rPr>
              <w:u w:val="none"/>
            </w:rPr>
          </w:rPrChange>
        </w:rPr>
        <w:pPrChange w:author="Thiện Hoàng" w:id="0" w:date="2023-09-19T06:53:33Z">
          <w:pPr>
            <w:numPr>
              <w:ilvl w:val="1"/>
              <w:numId w:val="5"/>
            </w:numPr>
            <w:ind w:left="1440" w:hanging="360"/>
          </w:pPr>
        </w:pPrChange>
      </w:pPr>
      <w:r w:rsidDel="00000000" w:rsidR="00000000" w:rsidRPr="00000000">
        <w:rPr>
          <w:rtl w:val="0"/>
        </w:rPr>
        <w:t xml:space="preserve">Link khóa học tại TEDU: </w:t>
      </w:r>
      <w:hyperlink r:id="rId10">
        <w:r w:rsidDel="00000000" w:rsidR="00000000" w:rsidRPr="00000000">
          <w:rPr>
            <w:color w:val="1155cc"/>
            <w:u w:val="single"/>
            <w:rtl w:val="0"/>
          </w:rPr>
          <w:t xml:space="preserve">https://tedu.com.vn/khoa-hoc/khoa-hoc-angular-can-ban-2023-moi-nhat-51.html</w:t>
        </w:r>
      </w:hyperlink>
      <w:del w:author="sơn nguyễn" w:id="4" w:date="2023-06-14T03:41:18Z">
        <w:r w:rsidDel="00000000" w:rsidR="00000000" w:rsidRPr="00000000">
          <w:rPr>
            <w:rtl w:val="0"/>
          </w:rPr>
        </w:r>
      </w:del>
    </w:p>
    <w:p w:rsidR="00000000" w:rsidDel="00000000" w:rsidP="00000000" w:rsidRDefault="00000000" w:rsidRPr="00000000" w14:paraId="00000008">
      <w:pPr>
        <w:pStyle w:val="Heading1"/>
        <w:numPr>
          <w:ilvl w:val="0"/>
          <w:numId w:val="1"/>
        </w:numPr>
        <w:spacing w:before="0" w:beforeAutospacing="0"/>
        <w:ind w:left="2160" w:hanging="360"/>
        <w:rPr>
          <w:rPrChange w:author="Thiện Hoàng" w:id="3" w:date="2023-09-19T06:53:33Z">
            <w:rPr/>
          </w:rPrChange>
        </w:rPr>
        <w:pPrChange w:author="Thiện Hoàng" w:id="0" w:date="2023-09-19T06:53:33Z">
          <w:pPr>
            <w:pStyle w:val="Heading1"/>
            <w:numPr>
              <w:ilvl w:val="0"/>
              <w:numId w:val="5"/>
            </w:numPr>
            <w:ind w:left="720" w:hanging="360"/>
          </w:pPr>
        </w:pPrChange>
      </w:pPr>
      <w:bookmarkStart w:colFirst="0" w:colLast="0" w:name="_8eb5amydg4iq" w:id="2"/>
      <w:bookmarkEnd w:id="2"/>
      <w:r w:rsidDel="00000000" w:rsidR="00000000" w:rsidRPr="00000000">
        <w:rPr>
          <w:rtl w:val="0"/>
        </w:rPr>
        <w:t xml:space="preserve">Nội dung khóa học</w:t>
      </w:r>
    </w:p>
    <w:p w:rsidR="00000000" w:rsidDel="00000000" w:rsidP="00000000" w:rsidRDefault="00000000" w:rsidRPr="00000000" w14:paraId="00000009">
      <w:pPr>
        <w:pStyle w:val="Heading2"/>
        <w:rPr/>
      </w:pPr>
      <w:bookmarkStart w:colFirst="0" w:colLast="0" w:name="_hcgcvjm0lv4g" w:id="3"/>
      <w:bookmarkEnd w:id="3"/>
      <w:r w:rsidDel="00000000" w:rsidR="00000000" w:rsidRPr="00000000">
        <w:rPr>
          <w:rtl w:val="0"/>
        </w:rPr>
        <w:t xml:space="preserve">Bài 1: Giới thiệu tổng quan về Angular</w:t>
      </w:r>
    </w:p>
    <w:p w:rsidR="00000000" w:rsidDel="00000000" w:rsidP="00000000" w:rsidRDefault="00000000" w:rsidRPr="00000000" w14:paraId="0000000A">
      <w:pPr>
        <w:ind w:left="720" w:firstLine="0"/>
        <w:rPr/>
      </w:pPr>
      <w:r w:rsidDel="00000000" w:rsidR="00000000" w:rsidRPr="00000000">
        <w:rPr>
          <w:rtl w:val="0"/>
        </w:rPr>
        <w:t xml:space="preserve">Trang chủ: </w:t>
      </w:r>
      <w:hyperlink r:id="rId11">
        <w:r w:rsidDel="00000000" w:rsidR="00000000" w:rsidRPr="00000000">
          <w:rPr>
            <w:color w:val="1155cc"/>
            <w:u w:val="single"/>
            <w:rtl w:val="0"/>
          </w:rPr>
          <w:t xml:space="preserve">https://angular.io/</w:t>
        </w:r>
      </w:hyperlink>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Trang tài liệu chính thức: </w:t>
      </w:r>
      <w:hyperlink r:id="rId12">
        <w:r w:rsidDel="00000000" w:rsidR="00000000" w:rsidRPr="00000000">
          <w:rPr>
            <w:color w:val="1155cc"/>
            <w:u w:val="single"/>
            <w:rtl w:val="0"/>
          </w:rPr>
          <w:t xml:space="preserve">https://angular.io/docs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Giáo trình sử dụng trực tiếp từ trang chủ Angular, TEDU sẽ cố gắng truyền tải theo tutorial này để sát với tài liệu official nhất. Vì hiện tại các khóa học Angular căn bản trên mạng custom theo từng giảng viên cũng rất nhiều rồi.</w:t>
      </w:r>
    </w:p>
    <w:p w:rsidR="00000000" w:rsidDel="00000000" w:rsidP="00000000" w:rsidRDefault="00000000" w:rsidRPr="00000000" w14:paraId="0000000E">
      <w:pPr>
        <w:pStyle w:val="Heading2"/>
        <w:rPr/>
      </w:pPr>
      <w:bookmarkStart w:colFirst="0" w:colLast="0" w:name="_4g9k142ukufm" w:id="4"/>
      <w:bookmarkEnd w:id="4"/>
      <w:r w:rsidDel="00000000" w:rsidR="00000000" w:rsidRPr="00000000">
        <w:rPr>
          <w:rtl w:val="0"/>
        </w:rPr>
        <w:t xml:space="preserve">Bài 2: Cài đặt môi trường phát triển</w:t>
      </w:r>
    </w:p>
    <w:p w:rsidR="00000000" w:rsidDel="00000000" w:rsidP="00000000" w:rsidRDefault="00000000" w:rsidRPr="00000000" w14:paraId="0000000F">
      <w:pPr>
        <w:ind w:left="720" w:firstLine="0"/>
        <w:rPr/>
      </w:pPr>
      <w:r w:rsidDel="00000000" w:rsidR="00000000" w:rsidRPr="00000000">
        <w:rPr>
          <w:rtl w:val="0"/>
        </w:rPr>
        <w:t xml:space="preserve">Tài liệu gốc: </w:t>
      </w:r>
      <w:hyperlink r:id="rId13">
        <w:r w:rsidDel="00000000" w:rsidR="00000000" w:rsidRPr="00000000">
          <w:rPr>
            <w:color w:val="1155cc"/>
            <w:u w:val="single"/>
            <w:rtl w:val="0"/>
          </w:rPr>
          <w:t xml:space="preserve">https://angular.io/guide/setup-local</w:t>
        </w:r>
      </w:hyperlink>
      <w:r w:rsidDel="00000000" w:rsidR="00000000" w:rsidRPr="00000000">
        <w:rPr>
          <w:rtl w:val="0"/>
        </w:rPr>
        <w:t xml:space="preserve"> </w:t>
      </w:r>
    </w:p>
    <w:p w:rsidR="00000000" w:rsidDel="00000000" w:rsidP="00000000" w:rsidRDefault="00000000" w:rsidRPr="00000000" w14:paraId="00000010">
      <w:pPr>
        <w:numPr>
          <w:ilvl w:val="0"/>
          <w:numId w:val="8"/>
        </w:numPr>
        <w:ind w:left="1440" w:hanging="360"/>
      </w:pPr>
      <w:r w:rsidDel="00000000" w:rsidR="00000000" w:rsidRPr="00000000">
        <w:rPr>
          <w:rtl w:val="0"/>
        </w:rPr>
        <w:t xml:space="preserve">Cài đặt Visual Studio Code: </w:t>
      </w:r>
      <w:hyperlink r:id="rId1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11">
      <w:pPr>
        <w:numPr>
          <w:ilvl w:val="0"/>
          <w:numId w:val="8"/>
        </w:numPr>
        <w:ind w:left="1440" w:hanging="360"/>
      </w:pPr>
      <w:r w:rsidDel="00000000" w:rsidR="00000000" w:rsidRPr="00000000">
        <w:rPr>
          <w:rtl w:val="0"/>
        </w:rPr>
        <w:t xml:space="preserve">Cài đặt NodeJS: </w:t>
      </w:r>
      <w:hyperlink r:id="rId15">
        <w:r w:rsidDel="00000000" w:rsidR="00000000" w:rsidRPr="00000000">
          <w:rPr>
            <w:color w:val="1155cc"/>
            <w:u w:val="single"/>
            <w:rtl w:val="0"/>
          </w:rPr>
          <w:t xml:space="preserve">https://nodejs.org/en</w:t>
        </w:r>
      </w:hyperlink>
      <w:r w:rsidDel="00000000" w:rsidR="00000000" w:rsidRPr="00000000">
        <w:rPr>
          <w:rtl w:val="0"/>
        </w:rPr>
        <w:t xml:space="preserve"> sau đó kiểm tra phiên bản cài đặt bằng câu lệnh: </w:t>
      </w:r>
      <w:r w:rsidDel="00000000" w:rsidR="00000000" w:rsidRPr="00000000">
        <w:rPr>
          <w:rFonts w:ascii="Roboto Mono" w:cs="Roboto Mono" w:eastAsia="Roboto Mono" w:hAnsi="Roboto Mono"/>
          <w:color w:val="17ff0b"/>
          <w:shd w:fill="444444" w:val="clear"/>
          <w:rtl w:val="0"/>
        </w:rPr>
        <w:t xml:space="preserve">node -v</w:t>
      </w:r>
      <w:r w:rsidDel="00000000" w:rsidR="00000000" w:rsidRPr="00000000">
        <w:rPr>
          <w:rtl w:val="0"/>
        </w:rPr>
      </w:r>
    </w:p>
    <w:p w:rsidR="00000000" w:rsidDel="00000000" w:rsidP="00000000" w:rsidRDefault="00000000" w:rsidRPr="00000000" w14:paraId="00000012">
      <w:pPr>
        <w:numPr>
          <w:ilvl w:val="0"/>
          <w:numId w:val="8"/>
        </w:numPr>
        <w:ind w:left="1440" w:hanging="360"/>
      </w:pPr>
      <w:r w:rsidDel="00000000" w:rsidR="00000000" w:rsidRPr="00000000">
        <w:rPr>
          <w:rtl w:val="0"/>
        </w:rPr>
        <w:t xml:space="preserve">Giới thiệu NPM: </w:t>
      </w:r>
      <w:hyperlink r:id="rId16">
        <w:r w:rsidDel="00000000" w:rsidR="00000000" w:rsidRPr="00000000">
          <w:rPr>
            <w:color w:val="1155cc"/>
            <w:u w:val="single"/>
            <w:rtl w:val="0"/>
          </w:rPr>
          <w:t xml:space="preserve">https://docs.npmjs.com/about-npm</w:t>
        </w:r>
      </w:hyperlink>
      <w:r w:rsidDel="00000000" w:rsidR="00000000" w:rsidRPr="00000000">
        <w:rPr>
          <w:rtl w:val="0"/>
        </w:rPr>
        <w:t xml:space="preserve"> </w:t>
      </w:r>
    </w:p>
    <w:p w:rsidR="00000000" w:rsidDel="00000000" w:rsidP="00000000" w:rsidRDefault="00000000" w:rsidRPr="00000000" w14:paraId="00000013">
      <w:pPr>
        <w:numPr>
          <w:ilvl w:val="0"/>
          <w:numId w:val="8"/>
        </w:numPr>
        <w:ind w:left="1440" w:hanging="360"/>
      </w:pPr>
      <w:r w:rsidDel="00000000" w:rsidR="00000000" w:rsidRPr="00000000">
        <w:rPr>
          <w:rtl w:val="0"/>
        </w:rPr>
        <w:t xml:space="preserve">Cài đặt Angular CLI: </w:t>
      </w:r>
      <w:r w:rsidDel="00000000" w:rsidR="00000000" w:rsidRPr="00000000">
        <w:rPr>
          <w:rFonts w:ascii="Roboto Mono" w:cs="Roboto Mono" w:eastAsia="Roboto Mono" w:hAnsi="Roboto Mono"/>
          <w:color w:val="17ff0b"/>
          <w:shd w:fill="444444" w:val="clear"/>
          <w:rtl w:val="0"/>
        </w:rPr>
        <w:t xml:space="preserve">npm install -g @angular/cli </w:t>
      </w:r>
    </w:p>
    <w:p w:rsidR="00000000" w:rsidDel="00000000" w:rsidP="00000000" w:rsidRDefault="00000000" w:rsidRPr="00000000" w14:paraId="00000014">
      <w:pPr>
        <w:numPr>
          <w:ilvl w:val="0"/>
          <w:numId w:val="8"/>
        </w:numPr>
        <w:ind w:left="1440" w:hanging="360"/>
      </w:pPr>
      <w:r w:rsidDel="00000000" w:rsidR="00000000" w:rsidRPr="00000000">
        <w:rPr>
          <w:rtl w:val="0"/>
        </w:rPr>
        <w:t xml:space="preserve">Để chắc chắn PowerShell trên Windows có quyền run câu lệnh: Hãy chạy lệnh sau trên PowerShell: </w:t>
      </w:r>
      <w:r w:rsidDel="00000000" w:rsidR="00000000" w:rsidRPr="00000000">
        <w:rPr>
          <w:rFonts w:ascii="Roboto Mono" w:cs="Roboto Mono" w:eastAsia="Roboto Mono" w:hAnsi="Roboto Mono"/>
          <w:color w:val="17ff0b"/>
          <w:sz w:val="19"/>
          <w:szCs w:val="19"/>
          <w:shd w:fill="444444" w:val="clear"/>
          <w:rtl w:val="0"/>
        </w:rPr>
        <w:t xml:space="preserve">Set-ExecutionPolicy -Scope CurrentUser -ExecutionPolicy RemoteSigned</w:t>
      </w:r>
      <w:r w:rsidDel="00000000" w:rsidR="00000000" w:rsidRPr="00000000">
        <w:rPr>
          <w:rtl w:val="0"/>
        </w:rPr>
      </w:r>
    </w:p>
    <w:p w:rsidR="00000000" w:rsidDel="00000000" w:rsidP="00000000" w:rsidRDefault="00000000" w:rsidRPr="00000000" w14:paraId="00000015">
      <w:pPr>
        <w:pStyle w:val="Heading2"/>
        <w:rPr/>
      </w:pPr>
      <w:bookmarkStart w:colFirst="0" w:colLast="0" w:name="_d7kiotilwn0r" w:id="5"/>
      <w:bookmarkEnd w:id="5"/>
      <w:r w:rsidDel="00000000" w:rsidR="00000000" w:rsidRPr="00000000">
        <w:rPr>
          <w:rtl w:val="0"/>
        </w:rPr>
        <w:t xml:space="preserve">Bài 3: Cách tạo mới và chạy một project Angular</w:t>
      </w:r>
    </w:p>
    <w:p w:rsidR="00000000" w:rsidDel="00000000" w:rsidP="00000000" w:rsidRDefault="00000000" w:rsidRPr="00000000" w14:paraId="00000016">
      <w:pPr>
        <w:ind w:left="720" w:firstLine="0"/>
        <w:rPr/>
      </w:pPr>
      <w:r w:rsidDel="00000000" w:rsidR="00000000" w:rsidRPr="00000000">
        <w:rPr>
          <w:rtl w:val="0"/>
        </w:rPr>
        <w:t xml:space="preserve">Để tạo mới một project:</w:t>
      </w:r>
      <w:del w:author="Triết Lê" w:id="5" w:date="2023-10-02T04:53:32Z">
        <w:r w:rsidDel="00000000" w:rsidR="00000000" w:rsidRPr="00000000">
          <w:rPr>
            <w:rtl w:val="0"/>
          </w:rPr>
          <w:delText xml:space="preserve"> </w:delText>
        </w:r>
        <w:r w:rsidDel="00000000" w:rsidR="00000000" w:rsidRPr="00000000">
          <w:rPr>
            <w:rFonts w:ascii="Roboto Mono" w:cs="Roboto Mono" w:eastAsia="Roboto Mono" w:hAnsi="Roboto Mono"/>
            <w:color w:val="17ff0b"/>
            <w:shd w:fill="444444" w:val="clear"/>
            <w:rtl w:val="0"/>
          </w:rPr>
          <w:delText xml:space="preserve">n</w:delText>
        </w:r>
        <w:r w:rsidDel="00000000" w:rsidR="00000000" w:rsidRPr="00000000">
          <w:rPr>
            <w:rFonts w:ascii="Roboto Mono" w:cs="Roboto Mono" w:eastAsia="Roboto Mono" w:hAnsi="Roboto Mono"/>
            <w:color w:val="17ff0b"/>
            <w:shd w:fill="444444" w:val="clear"/>
            <w:rtl w:val="0"/>
          </w:rPr>
          <w:delText xml:space="preserve">g new my-app</w:delText>
        </w:r>
      </w:del>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Để chạy dự án: </w:t>
      </w:r>
    </w:p>
    <w:p w:rsidR="00000000" w:rsidDel="00000000" w:rsidP="00000000" w:rsidRDefault="00000000" w:rsidRPr="00000000" w14:paraId="00000018">
      <w:pPr>
        <w:ind w:left="720" w:firstLine="0"/>
        <w:rPr>
          <w:rFonts w:ascii="Roboto Mono" w:cs="Roboto Mono" w:eastAsia="Roboto Mono" w:hAnsi="Roboto Mono"/>
          <w:color w:val="17ff0b"/>
          <w:shd w:fill="444444" w:val="clear"/>
        </w:rPr>
      </w:pPr>
      <w:r w:rsidDel="00000000" w:rsidR="00000000" w:rsidRPr="00000000">
        <w:rPr>
          <w:rFonts w:ascii="Roboto Mono" w:cs="Roboto Mono" w:eastAsia="Roboto Mono" w:hAnsi="Roboto Mono"/>
          <w:color w:val="17ff0b"/>
          <w:shd w:fill="444444" w:val="clear"/>
          <w:rtl w:val="0"/>
        </w:rPr>
        <w:t xml:space="preserve">cd my-app</w:t>
      </w:r>
    </w:p>
    <w:p w:rsidR="00000000" w:rsidDel="00000000" w:rsidP="00000000" w:rsidRDefault="00000000" w:rsidRPr="00000000" w14:paraId="00000019">
      <w:pPr>
        <w:ind w:left="720" w:firstLine="0"/>
        <w:rPr/>
      </w:pPr>
      <w:r w:rsidDel="00000000" w:rsidR="00000000" w:rsidRPr="00000000">
        <w:rPr>
          <w:rFonts w:ascii="Roboto Mono" w:cs="Roboto Mono" w:eastAsia="Roboto Mono" w:hAnsi="Roboto Mono"/>
          <w:color w:val="17ff0b"/>
          <w:shd w:fill="444444" w:val="clear"/>
          <w:rtl w:val="0"/>
        </w:rPr>
        <w:t xml:space="preserve">ng serve --open</w:t>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Cấu trúc dự án: </w:t>
      </w:r>
      <w:hyperlink r:id="rId17">
        <w:r w:rsidDel="00000000" w:rsidR="00000000" w:rsidRPr="00000000">
          <w:rPr>
            <w:color w:val="1155cc"/>
            <w:u w:val="single"/>
            <w:rtl w:val="0"/>
          </w:rPr>
          <w:t xml:space="preserve">https://angular.io/guide/file-structure</w:t>
        </w:r>
      </w:hyperlink>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pStyle w:val="Heading2"/>
        <w:rPr/>
      </w:pPr>
      <w:bookmarkStart w:colFirst="0" w:colLast="0" w:name="_li5m2xsvf7vu" w:id="6"/>
      <w:bookmarkEnd w:id="6"/>
      <w:r w:rsidDel="00000000" w:rsidR="00000000" w:rsidRPr="00000000">
        <w:rPr>
          <w:rtl w:val="0"/>
        </w:rPr>
        <w:t xml:space="preserve">Bài 4: Kiến trúc tổng quan ứng dụng</w:t>
      </w:r>
    </w:p>
    <w:p w:rsidR="00000000" w:rsidDel="00000000" w:rsidP="00000000" w:rsidRDefault="00000000" w:rsidRPr="00000000" w14:paraId="0000001D">
      <w:pPr>
        <w:rPr/>
      </w:pPr>
      <w:r w:rsidDel="00000000" w:rsidR="00000000" w:rsidRPr="00000000">
        <w:rPr>
          <w:rtl w:val="0"/>
        </w:rPr>
        <w:t xml:space="preserve">Tài liệu gốc: Kiến trúc tổng quan: </w:t>
      </w:r>
      <w:hyperlink r:id="rId18">
        <w:r w:rsidDel="00000000" w:rsidR="00000000" w:rsidRPr="00000000">
          <w:rPr>
            <w:color w:val="1155cc"/>
            <w:u w:val="single"/>
            <w:rtl w:val="0"/>
          </w:rPr>
          <w:t xml:space="preserve">https://angular.io/guide/architecture</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DI: </w:t>
      </w:r>
      <w:hyperlink r:id="rId19">
        <w:r w:rsidDel="00000000" w:rsidR="00000000" w:rsidRPr="00000000">
          <w:rPr>
            <w:color w:val="1155cc"/>
            <w:u w:val="single"/>
            <w:rtl w:val="0"/>
          </w:rPr>
          <w:t xml:space="preserve">https://angular.io/guide/architecture-services</w:t>
        </w:r>
      </w:hyperlink>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drawing>
          <wp:inline distB="114300" distT="114300" distL="114300" distR="114300">
            <wp:extent cx="5731200" cy="2921000"/>
            <wp:effectExtent b="12700" l="12700" r="12700" t="1270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ckbtlf5k1rc" w:id="7"/>
      <w:bookmarkEnd w:id="7"/>
      <w:r w:rsidDel="00000000" w:rsidR="00000000" w:rsidRPr="00000000">
        <w:rPr>
          <w:rtl w:val="0"/>
        </w:rPr>
        <w:t xml:space="preserve">Bài 5: Tổng quan về các thành phần chính trong Angular</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Module: </w:t>
      </w:r>
      <w:hyperlink r:id="rId21">
        <w:r w:rsidDel="00000000" w:rsidR="00000000" w:rsidRPr="00000000">
          <w:rPr>
            <w:color w:val="1155cc"/>
            <w:u w:val="single"/>
            <w:rtl w:val="0"/>
          </w:rPr>
          <w:t xml:space="preserve">https://angular.io/guide/architecture-modules</w:t>
        </w:r>
      </w:hyperlink>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Component: </w:t>
      </w:r>
      <w:hyperlink r:id="rId22">
        <w:r w:rsidDel="00000000" w:rsidR="00000000" w:rsidRPr="00000000">
          <w:rPr>
            <w:color w:val="1155cc"/>
            <w:u w:val="single"/>
            <w:rtl w:val="0"/>
          </w:rPr>
          <w:t xml:space="preserve">https://angular.io/guide/architecture-components</w:t>
        </w:r>
      </w:hyperlink>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Service: </w:t>
      </w:r>
      <w:hyperlink r:id="rId23">
        <w:r w:rsidDel="00000000" w:rsidR="00000000" w:rsidRPr="00000000">
          <w:rPr>
            <w:color w:val="1155cc"/>
            <w:u w:val="single"/>
            <w:rtl w:val="0"/>
          </w:rPr>
          <w:t xml:space="preserve">https://angular.io/guide/architecture-services</w:t>
        </w:r>
      </w:hyperlink>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Routing: </w:t>
      </w:r>
      <w:hyperlink r:id="rId24">
        <w:r w:rsidDel="00000000" w:rsidR="00000000" w:rsidRPr="00000000">
          <w:rPr>
            <w:color w:val="1155cc"/>
            <w:u w:val="single"/>
            <w:rtl w:val="0"/>
          </w:rPr>
          <w:t xml:space="preserve">https://angular.io/guide/router</w:t>
        </w:r>
      </w:hyperlink>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Tools: </w:t>
      </w:r>
      <w:hyperlink r:id="rId25">
        <w:r w:rsidDel="00000000" w:rsidR="00000000" w:rsidRPr="00000000">
          <w:rPr>
            <w:color w:val="1155cc"/>
            <w:u w:val="single"/>
            <w:rtl w:val="0"/>
          </w:rPr>
          <w:t xml:space="preserve">https://angular.io/guide/architecture-next-steps</w:t>
        </w:r>
      </w:hyperlink>
      <w:r w:rsidDel="00000000" w:rsidR="00000000" w:rsidRPr="00000000">
        <w:rPr>
          <w:rtl w:val="0"/>
        </w:rPr>
        <w:t xml:space="preserve"> </w:t>
      </w:r>
    </w:p>
    <w:p w:rsidR="00000000" w:rsidDel="00000000" w:rsidP="00000000" w:rsidRDefault="00000000" w:rsidRPr="00000000" w14:paraId="00000026">
      <w:pPr>
        <w:pStyle w:val="Heading2"/>
        <w:rPr/>
      </w:pPr>
      <w:bookmarkStart w:colFirst="0" w:colLast="0" w:name="_dhs8w47i11r0" w:id="8"/>
      <w:bookmarkEnd w:id="8"/>
      <w:r w:rsidDel="00000000" w:rsidR="00000000" w:rsidRPr="00000000">
        <w:rPr>
          <w:rtl w:val="0"/>
        </w:rPr>
        <w:t xml:space="preserve">Bài 6: Tổng quan về Components trong Angular</w:t>
      </w:r>
    </w:p>
    <w:p w:rsidR="00000000" w:rsidDel="00000000" w:rsidP="00000000" w:rsidRDefault="00000000" w:rsidRPr="00000000" w14:paraId="00000027">
      <w:pPr>
        <w:rPr>
          <w:del w:author="Andreww" w:id="7" w:date="2023-09-13T14:28:28Z"/>
        </w:rPr>
      </w:pPr>
      <w:r w:rsidDel="00000000" w:rsidR="00000000" w:rsidRPr="00000000">
        <w:rPr>
          <w:rtl w:val="0"/>
        </w:rPr>
        <w:t xml:space="preserve">Tài liệu: </w:t>
      </w:r>
      <w:hyperlink r:id="rId26">
        <w:r w:rsidDel="00000000" w:rsidR="00000000" w:rsidRPr="00000000">
          <w:rPr>
            <w:color w:val="1155cc"/>
            <w:u w:val="single"/>
            <w:rtl w:val="0"/>
          </w:rPr>
          <w:t xml:space="preserve">https://angu</w:t>
        </w:r>
      </w:hyperlink>
      <w:del w:author="Anonymous" w:id="6" w:date="2023-06-29T03:21:25Z">
        <w:r w:rsidDel="00000000" w:rsidR="00000000" w:rsidRPr="00000000">
          <w:fldChar w:fldCharType="begin"/>
        </w:r>
        <w:r w:rsidDel="00000000" w:rsidR="00000000" w:rsidRPr="00000000">
          <w:delInstrText xml:space="preserve">HYPERLINK "https://angular.io/guide/component-overview"</w:delInstrText>
        </w:r>
        <w:r w:rsidDel="00000000" w:rsidR="00000000" w:rsidRPr="00000000">
          <w:fldChar w:fldCharType="separate"/>
        </w:r>
        <w:r w:rsidDel="00000000" w:rsidR="00000000" w:rsidRPr="00000000">
          <w:rPr>
            <w:color w:val="1155cc"/>
            <w:u w:val="single"/>
            <w:rtl w:val="0"/>
          </w:rPr>
          <w:delText xml:space="preserve">l</w:delText>
        </w:r>
        <w:r w:rsidDel="00000000" w:rsidR="00000000" w:rsidRPr="00000000">
          <w:fldChar w:fldCharType="end"/>
        </w:r>
      </w:del>
      <w:hyperlink r:id="rId27">
        <w:r w:rsidDel="00000000" w:rsidR="00000000" w:rsidRPr="00000000">
          <w:rPr>
            <w:color w:val="1155cc"/>
            <w:u w:val="single"/>
            <w:rtl w:val="0"/>
          </w:rPr>
          <w:t xml:space="preserve">ar.io/guide/component-overview</w:t>
        </w:r>
      </w:hyperlink>
      <w:r w:rsidDel="00000000" w:rsidR="00000000" w:rsidRPr="00000000">
        <w:rPr>
          <w:rtl w:val="0"/>
        </w:rPr>
        <w:t xml:space="preserve"> </w:t>
      </w:r>
      <w:del w:author="Andreww" w:id="7" w:date="2023-09-13T14:28:28Z">
        <w:r w:rsidDel="00000000" w:rsidR="00000000" w:rsidRPr="00000000">
          <w:rPr>
            <w:rtl w:val="0"/>
          </w:rPr>
        </w:r>
      </w:del>
    </w:p>
    <w:p w:rsidR="00000000" w:rsidDel="00000000" w:rsidP="00000000" w:rsidRDefault="00000000" w:rsidRPr="00000000" w14:paraId="00000028">
      <w:pPr>
        <w:rPr/>
      </w:pPr>
      <w:r w:rsidDel="00000000" w:rsidR="00000000" w:rsidRPr="00000000">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Component là một thành phần chính tạo nên ứng dụng Angular, nó bao gồm:</w:t>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Một file HTML Template hoặc đoạn HTML Template</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Một file TypeScript định nghĩa logic</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Một file CSS để định nghĩa các quy tắc hiển thị</w:t>
      </w:r>
    </w:p>
    <w:p w:rsidR="00000000" w:rsidDel="00000000" w:rsidP="00000000" w:rsidRDefault="00000000" w:rsidRPr="00000000" w14:paraId="0000002D">
      <w:pPr>
        <w:rPr/>
      </w:pPr>
      <w:r w:rsidDel="00000000" w:rsidR="00000000" w:rsidRPr="00000000">
        <w:rPr>
          <w:rtl w:val="0"/>
        </w:rPr>
        <w:t xml:space="preserve">Tạo một component bằng tay</w:t>
      </w:r>
    </w:p>
    <w:p w:rsidR="00000000" w:rsidDel="00000000" w:rsidP="00000000" w:rsidRDefault="00000000" w:rsidRPr="00000000" w14:paraId="0000002E">
      <w:pPr>
        <w:rPr/>
      </w:pPr>
      <w:r w:rsidDel="00000000" w:rsidR="00000000" w:rsidRPr="00000000">
        <w:rPr>
          <w:rtl w:val="0"/>
        </w:rPr>
        <w:t xml:space="preserve">Định nghĩa template</w:t>
      </w:r>
    </w:p>
    <w:p w:rsidR="00000000" w:rsidDel="00000000" w:rsidP="00000000" w:rsidRDefault="00000000" w:rsidRPr="00000000" w14:paraId="0000002F">
      <w:pPr>
        <w:rPr/>
      </w:pPr>
      <w:r w:rsidDel="00000000" w:rsidR="00000000" w:rsidRPr="00000000">
        <w:rPr>
          <w:rtl w:val="0"/>
        </w:rPr>
        <w:t xml:space="preserve">Định nghĩa thẻ mới (selector) cho Component</w:t>
      </w:r>
    </w:p>
    <w:p w:rsidR="00000000" w:rsidDel="00000000" w:rsidP="00000000" w:rsidRDefault="00000000" w:rsidRPr="00000000" w14:paraId="00000030">
      <w:pPr>
        <w:rPr/>
      </w:pPr>
      <w:r w:rsidDel="00000000" w:rsidR="00000000" w:rsidRPr="00000000">
        <w:rPr>
          <w:rtl w:val="0"/>
        </w:rPr>
        <w:t xml:space="preserve">Định nghĩa CSS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5swh85jc3b8u" w:id="9"/>
      <w:bookmarkEnd w:id="9"/>
      <w:r w:rsidDel="00000000" w:rsidR="00000000" w:rsidRPr="00000000">
        <w:rPr>
          <w:rtl w:val="0"/>
        </w:rPr>
        <w:t xml:space="preserve">Bài 7: Vòng đời của Components (Component Lifecycle)</w:t>
      </w:r>
    </w:p>
    <w:p w:rsidR="00000000" w:rsidDel="00000000" w:rsidP="00000000" w:rsidRDefault="00000000" w:rsidRPr="00000000" w14:paraId="00000034">
      <w:pPr>
        <w:rPr/>
      </w:pPr>
      <w:r w:rsidDel="00000000" w:rsidR="00000000" w:rsidRPr="00000000">
        <w:rPr>
          <w:rtl w:val="0"/>
        </w:rPr>
        <w:t xml:space="preserve">Tài liệu: </w:t>
      </w:r>
      <w:hyperlink r:id="rId29">
        <w:r w:rsidDel="00000000" w:rsidR="00000000" w:rsidRPr="00000000">
          <w:rPr>
            <w:color w:val="1155cc"/>
            <w:u w:val="single"/>
            <w:rtl w:val="0"/>
          </w:rPr>
          <w:t xml:space="preserve">https://angular.io/guide/lifecycle-hooks</w:t>
        </w:r>
      </w:hyperlink>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Tham khảo: </w:t>
      </w:r>
      <w:hyperlink r:id="rId30">
        <w:r w:rsidDel="00000000" w:rsidR="00000000" w:rsidRPr="00000000">
          <w:rPr>
            <w:color w:val="1155cc"/>
            <w:u w:val="single"/>
            <w:rtl w:val="0"/>
          </w:rPr>
          <w:t xml:space="preserve">https://indepth.dev/posts/1494/complete-guide-angular-lifecycle-hooks</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Một vòng đời của component (Component Lifecycle) là một quá trình từ khi Component được ứng dụng Angular khởi tạo instance đến khi nó được hủy. Trong toàn bộ quá trình sẽ bao gồm các sự kiện:</w:t>
      </w:r>
    </w:p>
    <w:p w:rsidR="00000000" w:rsidDel="00000000" w:rsidP="00000000" w:rsidRDefault="00000000" w:rsidRPr="00000000" w14:paraId="00000037">
      <w:pPr>
        <w:numPr>
          <w:ilvl w:val="0"/>
          <w:numId w:val="3"/>
        </w:numPr>
        <w:shd w:fill="ffffff" w:val="clear"/>
        <w:spacing w:after="0" w:afterAutospacing="0" w:lineRule="auto"/>
        <w:ind w:left="720" w:hanging="360"/>
        <w:rPr>
          <w:ins w:author="Hieu Tran" w:id="8" w:date="2023-06-29T03:48:43Z"/>
          <w:color w:val="2d3436"/>
          <w:sz w:val="21"/>
          <w:szCs w:val="21"/>
        </w:rPr>
      </w:pPr>
      <w:ins w:author="Hieu Tran" w:id="8" w:date="2023-06-29T03:48:43Z">
        <w:r w:rsidDel="00000000" w:rsidR="00000000" w:rsidRPr="00000000">
          <w:rPr>
            <w:rtl w:val="0"/>
          </w:rPr>
          <w:t xml:space="preserve">ngOnChanges</w:t>
        </w:r>
        <w:r w:rsidDel="00000000" w:rsidR="00000000" w:rsidRPr="00000000">
          <w:rPr>
            <w:rtl w:val="0"/>
          </w:rPr>
          <w:t xml:space="preserve">: When an input/output binding value changes.</w:t>
        </w:r>
      </w:ins>
    </w:p>
    <w:p w:rsidR="00000000" w:rsidDel="00000000" w:rsidP="00000000" w:rsidRDefault="00000000" w:rsidRPr="00000000" w14:paraId="00000038">
      <w:pPr>
        <w:numPr>
          <w:ilvl w:val="0"/>
          <w:numId w:val="3"/>
        </w:numPr>
        <w:shd w:fill="ffffff" w:val="clear"/>
        <w:spacing w:after="0" w:afterAutospacing="0" w:lineRule="auto"/>
        <w:ind w:left="720" w:hanging="360"/>
        <w:rPr>
          <w:ins w:author="Hieu Tran" w:id="8" w:date="2023-06-29T03:48:43Z"/>
          <w:color w:val="2d3436"/>
          <w:sz w:val="23"/>
          <w:szCs w:val="23"/>
        </w:rPr>
      </w:pPr>
      <w:ins w:author="Hieu Tran" w:id="8" w:date="2023-06-29T03:48:43Z">
        <w:r w:rsidDel="00000000" w:rsidR="00000000" w:rsidRPr="00000000">
          <w:rPr>
            <w:rtl w:val="0"/>
          </w:rPr>
          <w:t xml:space="preserve">ngOnInit</w:t>
        </w:r>
        <w:r w:rsidDel="00000000" w:rsidR="00000000" w:rsidRPr="00000000">
          <w:rPr>
            <w:rtl w:val="0"/>
          </w:rPr>
          <w:t xml:space="preserve">: After the first </w:t>
        </w:r>
        <w:r w:rsidDel="00000000" w:rsidR="00000000" w:rsidRPr="00000000">
          <w:rPr>
            <w:rtl w:val="0"/>
          </w:rPr>
          <w:t xml:space="preserve">ngOnChanges</w:t>
        </w:r>
        <w:r w:rsidDel="00000000" w:rsidR="00000000" w:rsidRPr="00000000">
          <w:rPr>
            <w:rtl w:val="0"/>
          </w:rPr>
          <w:t xml:space="preserve">.</w:t>
        </w:r>
      </w:ins>
    </w:p>
    <w:p w:rsidR="00000000" w:rsidDel="00000000" w:rsidP="00000000" w:rsidRDefault="00000000" w:rsidRPr="00000000" w14:paraId="00000039">
      <w:pPr>
        <w:numPr>
          <w:ilvl w:val="0"/>
          <w:numId w:val="3"/>
        </w:numPr>
        <w:shd w:fill="ffffff" w:val="clear"/>
        <w:spacing w:after="0" w:afterAutospacing="0" w:lineRule="auto"/>
        <w:ind w:left="720" w:hanging="360"/>
        <w:rPr>
          <w:ins w:author="Hieu Tran" w:id="8" w:date="2023-06-29T03:48:43Z"/>
          <w:color w:val="2d3436"/>
          <w:sz w:val="21"/>
          <w:szCs w:val="21"/>
        </w:rPr>
      </w:pPr>
      <w:ins w:author="Hieu Tran" w:id="8" w:date="2023-06-29T03:48:43Z">
        <w:r w:rsidDel="00000000" w:rsidR="00000000" w:rsidRPr="00000000">
          <w:rPr>
            <w:rtl w:val="0"/>
          </w:rPr>
          <w:t xml:space="preserve">ngDoCheck</w:t>
        </w:r>
        <w:r w:rsidDel="00000000" w:rsidR="00000000" w:rsidRPr="00000000">
          <w:rPr>
            <w:rtl w:val="0"/>
          </w:rPr>
          <w:t xml:space="preserve">: Developer's custom change detection.</w:t>
        </w:r>
      </w:ins>
    </w:p>
    <w:p w:rsidR="00000000" w:rsidDel="00000000" w:rsidP="00000000" w:rsidRDefault="00000000" w:rsidRPr="00000000" w14:paraId="0000003A">
      <w:pPr>
        <w:numPr>
          <w:ilvl w:val="0"/>
          <w:numId w:val="3"/>
        </w:numPr>
        <w:shd w:fill="ffffff" w:val="clear"/>
        <w:spacing w:after="0" w:afterAutospacing="0" w:lineRule="auto"/>
        <w:ind w:left="720" w:hanging="360"/>
        <w:rPr>
          <w:ins w:author="Hieu Tran" w:id="8" w:date="2023-06-29T03:48:43Z"/>
          <w:color w:val="2d3436"/>
          <w:sz w:val="21"/>
          <w:szCs w:val="21"/>
        </w:rPr>
      </w:pPr>
      <w:ins w:author="Hieu Tran" w:id="8" w:date="2023-06-29T03:48:43Z">
        <w:r w:rsidDel="00000000" w:rsidR="00000000" w:rsidRPr="00000000">
          <w:rPr>
            <w:rtl w:val="0"/>
          </w:rPr>
          <w:t xml:space="preserve">ngAfterContentInit</w:t>
        </w:r>
        <w:r w:rsidDel="00000000" w:rsidR="00000000" w:rsidRPr="00000000">
          <w:rPr>
            <w:rtl w:val="0"/>
          </w:rPr>
          <w:t xml:space="preserve">: After component content initialized.</w:t>
        </w:r>
      </w:ins>
    </w:p>
    <w:p w:rsidR="00000000" w:rsidDel="00000000" w:rsidP="00000000" w:rsidRDefault="00000000" w:rsidRPr="00000000" w14:paraId="0000003B">
      <w:pPr>
        <w:numPr>
          <w:ilvl w:val="0"/>
          <w:numId w:val="3"/>
        </w:numPr>
        <w:shd w:fill="ffffff" w:val="clear"/>
        <w:spacing w:after="0" w:afterAutospacing="0" w:lineRule="auto"/>
        <w:ind w:left="720" w:hanging="360"/>
        <w:rPr>
          <w:ins w:author="Hieu Tran" w:id="8" w:date="2023-06-29T03:48:43Z"/>
          <w:color w:val="2d3436"/>
          <w:sz w:val="21"/>
          <w:szCs w:val="21"/>
        </w:rPr>
      </w:pPr>
      <w:ins w:author="Hieu Tran" w:id="8" w:date="2023-06-29T03:48:43Z">
        <w:r w:rsidDel="00000000" w:rsidR="00000000" w:rsidRPr="00000000">
          <w:rPr>
            <w:rtl w:val="0"/>
          </w:rPr>
          <w:t xml:space="preserve">ngAfterContentChecked</w:t>
        </w:r>
        <w:r w:rsidDel="00000000" w:rsidR="00000000" w:rsidRPr="00000000">
          <w:rPr>
            <w:rtl w:val="0"/>
          </w:rPr>
          <w:t xml:space="preserve">: After every check of component content.</w:t>
        </w:r>
      </w:ins>
    </w:p>
    <w:p w:rsidR="00000000" w:rsidDel="00000000" w:rsidP="00000000" w:rsidRDefault="00000000" w:rsidRPr="00000000" w14:paraId="0000003C">
      <w:pPr>
        <w:numPr>
          <w:ilvl w:val="0"/>
          <w:numId w:val="3"/>
        </w:numPr>
        <w:shd w:fill="ffffff" w:val="clear"/>
        <w:spacing w:after="0" w:afterAutospacing="0" w:lineRule="auto"/>
        <w:ind w:left="720" w:hanging="360"/>
        <w:rPr>
          <w:ins w:author="Hieu Tran" w:id="8" w:date="2023-06-29T03:48:43Z"/>
          <w:color w:val="2d3436"/>
          <w:sz w:val="21"/>
          <w:szCs w:val="21"/>
        </w:rPr>
      </w:pPr>
      <w:ins w:author="Hieu Tran" w:id="8" w:date="2023-06-29T03:48:43Z">
        <w:r w:rsidDel="00000000" w:rsidR="00000000" w:rsidRPr="00000000">
          <w:rPr>
            <w:rtl w:val="0"/>
          </w:rPr>
          <w:t xml:space="preserve">ngAfterViewInit</w:t>
        </w:r>
        <w:r w:rsidDel="00000000" w:rsidR="00000000" w:rsidRPr="00000000">
          <w:rPr>
            <w:rtl w:val="0"/>
          </w:rPr>
          <w:t xml:space="preserve">: After a component's views are initialized.</w:t>
        </w:r>
      </w:ins>
    </w:p>
    <w:p w:rsidR="00000000" w:rsidDel="00000000" w:rsidP="00000000" w:rsidRDefault="00000000" w:rsidRPr="00000000" w14:paraId="0000003D">
      <w:pPr>
        <w:numPr>
          <w:ilvl w:val="0"/>
          <w:numId w:val="3"/>
        </w:numPr>
        <w:shd w:fill="ffffff" w:val="clear"/>
        <w:spacing w:after="400" w:lineRule="auto"/>
        <w:ind w:left="720" w:hanging="360"/>
        <w:rPr>
          <w:ins w:author="Anonymous" w:id="9" w:date="2023-09-08T06:52:39Z"/>
          <w:color w:val="2d3436"/>
          <w:sz w:val="21"/>
          <w:szCs w:val="21"/>
        </w:rPr>
      </w:pPr>
      <w:ins w:author="Hieu Tran" w:id="8" w:date="2023-06-29T03:48:43Z">
        <w:r w:rsidDel="00000000" w:rsidR="00000000" w:rsidRPr="00000000">
          <w:rPr>
            <w:rtl w:val="0"/>
          </w:rPr>
          <w:t xml:space="preserve">ngAfterViewChecked</w:t>
        </w:r>
        <w:r w:rsidDel="00000000" w:rsidR="00000000" w:rsidRPr="00000000">
          <w:rPr>
            <w:rtl w:val="0"/>
          </w:rPr>
          <w:t xml:space="preserve">: After every check of a component's views.</w:t>
        </w:r>
      </w:ins>
      <w:ins w:author="Anonymous" w:id="9" w:date="2023-09-08T06:52:39Z">
        <w:r w:rsidDel="00000000" w:rsidR="00000000" w:rsidRPr="00000000">
          <w:rPr>
            <w:rtl w:val="0"/>
          </w:rPr>
        </w:r>
      </w:ins>
    </w:p>
    <w:p w:rsidR="00000000" w:rsidDel="00000000" w:rsidP="00000000" w:rsidRDefault="00000000" w:rsidRPr="00000000" w14:paraId="0000003E">
      <w:pPr>
        <w:numPr>
          <w:ilvl w:val="0"/>
          <w:numId w:val="3"/>
        </w:numPr>
        <w:shd w:fill="ffffff" w:val="clear"/>
        <w:spacing w:after="400" w:lineRule="auto"/>
        <w:ind w:left="720" w:hanging="360"/>
        <w:rPr>
          <w:color w:val="2d3436"/>
          <w:sz w:val="21"/>
          <w:szCs w:val="21"/>
          <w:rPrChange w:author="Hieu Tran" w:id="11" w:date="2023-06-29T03:48:43Z">
            <w:rPr/>
          </w:rPrChange>
        </w:rPr>
        <w:pPrChange w:author="Hieu Tran" w:id="0" w:date="2023-06-29T03:48:43Z">
          <w:pPr/>
        </w:pPrChange>
      </w:pPr>
      <w:ins w:author="Hieu Tran" w:id="8" w:date="2023-06-29T03:48:43Z">
        <w:r w:rsidDel="00000000" w:rsidR="00000000" w:rsidRPr="00000000">
          <w:rPr>
            <w:b w:val="1"/>
            <w:rtl w:val="0"/>
            <w:rPrChange w:author="Anonymous" w:id="10" w:date="2023-09-08T06:56:50Z">
              <w:rPr/>
            </w:rPrChange>
          </w:rPr>
          <w:t xml:space="preserve">ngOnDestroy</w:t>
        </w:r>
        <w:r w:rsidDel="00000000" w:rsidR="00000000" w:rsidRPr="00000000">
          <w:rPr>
            <w:rtl w:val="0"/>
          </w:rPr>
          <w:t xml:space="preserve">: Just before the component/directive is destroyed.</w:t>
        </w:r>
      </w:ins>
      <w:r w:rsidDel="00000000" w:rsidR="00000000" w:rsidRPr="00000000">
        <w:rPr>
          <w:rtl w:val="0"/>
        </w:rPr>
      </w:r>
    </w:p>
    <w:p w:rsidR="00000000" w:rsidDel="00000000" w:rsidP="00000000" w:rsidRDefault="00000000" w:rsidRPr="00000000" w14:paraId="0000003F">
      <w:pPr>
        <w:rPr>
          <w:ins w:author="Sơn Nguyễn Trường" w:id="12" w:date="2023-08-02T09:35:42Z"/>
        </w:rPr>
      </w:pPr>
      <w:ins w:author="Sơn Nguyễn Trường" w:id="12" w:date="2023-08-02T09:35:42Z">
        <w:r w:rsidDel="00000000" w:rsidR="00000000" w:rsidRPr="00000000">
          <w:rPr>
            <w:rtl w:val="0"/>
          </w:rPr>
        </w:r>
      </w:ins>
    </w:p>
    <w:p w:rsidR="00000000" w:rsidDel="00000000" w:rsidP="00000000" w:rsidRDefault="00000000" w:rsidRPr="00000000" w14:paraId="00000040">
      <w:pPr>
        <w:rPr/>
      </w:pPr>
      <w:del w:author="Sơn Nguyễn Trường" w:id="12" w:date="2023-08-02T09:35:42Z">
        <w:r w:rsidDel="00000000" w:rsidR="00000000" w:rsidRPr="00000000">
          <w:rPr/>
          <w:drawing>
            <wp:inline distB="114300" distT="114300" distL="114300" distR="114300">
              <wp:extent cx="5731200" cy="78740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7874000"/>
                      </a:xfrm>
                      <a:prstGeom prst="rect"/>
                      <a:ln/>
                    </pic:spPr>
                  </pic:pic>
                </a:graphicData>
              </a:graphic>
            </wp:inline>
          </w:drawing>
        </w:r>
      </w:del>
      <w:r w:rsidDel="00000000" w:rsidR="00000000" w:rsidRPr="00000000">
        <w:rPr>
          <w:rtl w:val="0"/>
        </w:rPr>
      </w:r>
    </w:p>
    <w:p w:rsidR="00000000" w:rsidDel="00000000" w:rsidP="00000000" w:rsidRDefault="00000000" w:rsidRPr="00000000" w14:paraId="00000041">
      <w:pPr>
        <w:rPr>
          <w:ins w:author="Sơn Nguyễn Trường" w:id="13" w:date="2023-08-02T09:36:39Z"/>
        </w:rPr>
      </w:pPr>
      <w:ins w:author="Sơn Nguyễn Trường" w:id="13" w:date="2023-08-02T09:36:39Z">
        <w:r w:rsidDel="00000000" w:rsidR="00000000" w:rsidRPr="00000000">
          <w:rPr>
            <w:rtl w:val="0"/>
          </w:rPr>
        </w:r>
      </w:ins>
    </w:p>
    <w:p w:rsidR="00000000" w:rsidDel="00000000" w:rsidP="00000000" w:rsidRDefault="00000000" w:rsidRPr="00000000" w14:paraId="00000042">
      <w:pPr>
        <w:rPr>
          <w:ins w:author="Sơn Nguyễn Trường" w:id="13" w:date="2023-08-02T09:36:39Z"/>
        </w:rPr>
      </w:pPr>
      <w:ins w:author="vĩnh nguyễn" w:id="14" w:date="2023-09-19T10:37:56Z">
        <w:r w:rsidDel="00000000" w:rsidR="00000000" w:rsidRPr="00000000">
          <w:rPr/>
          <w:drawing>
            <wp:inline distB="114300" distT="114300" distL="114300" distR="114300">
              <wp:extent cx="5062538" cy="6954682"/>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062538" cy="6954682"/>
                      </a:xfrm>
                      <a:prstGeom prst="rect"/>
                      <a:ln/>
                    </pic:spPr>
                  </pic:pic>
                </a:graphicData>
              </a:graphic>
            </wp:inline>
          </w:drawing>
        </w:r>
      </w:ins>
      <w:ins w:author="Sơn Nguyễn Trường" w:id="13" w:date="2023-08-02T09:36:39Z">
        <w:r w:rsidDel="00000000" w:rsidR="00000000" w:rsidRPr="00000000">
          <w:rPr>
            <w:rtl w:val="0"/>
          </w:rPr>
        </w:r>
      </w:ins>
    </w:p>
    <w:p w:rsidR="00000000" w:rsidDel="00000000" w:rsidP="00000000" w:rsidRDefault="00000000" w:rsidRPr="00000000" w14:paraId="00000043">
      <w:pPr>
        <w:rPr>
          <w:del w:author="Sơn Nguyễn Trường" w:id="15" w:date="2023-08-02T09:36:44Z"/>
        </w:rPr>
      </w:pPr>
      <w:del w:author="Sơn Nguyễn Trường" w:id="13" w:date="2023-08-02T09:36:39Z">
        <w:r w:rsidDel="00000000" w:rsidR="00000000" w:rsidRPr="00000000">
          <w:rPr/>
          <w:drawing>
            <wp:inline distB="114300" distT="114300" distL="114300" distR="114300">
              <wp:extent cx="5731200" cy="4470400"/>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4470400"/>
                      </a:xfrm>
                      <a:prstGeom prst="rect"/>
                      <a:ln/>
                    </pic:spPr>
                  </pic:pic>
                </a:graphicData>
              </a:graphic>
            </wp:inline>
          </w:drawing>
        </w:r>
      </w:del>
      <w:del w:author="Sơn Nguyễn Trường" w:id="15" w:date="2023-08-02T09:36:44Z">
        <w:r w:rsidDel="00000000" w:rsidR="00000000" w:rsidRPr="00000000">
          <w:rPr>
            <w:rtl w:val="0"/>
          </w:rPr>
        </w:r>
      </w:del>
      <w:ins w:author="Huy Nguyễn" w:id="16" w:date="2023-08-07T14:13:10Z">
        <w:del w:author="Sơn Nguyễn Trường" w:id="15" w:date="2023-08-02T09:36:44Z">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470400"/>
                <wp:effectExtent b="0" l="0" r="0" t="0"/>
                <wp:wrapNone/>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4470400"/>
                        </a:xfrm>
                        <a:prstGeom prst="rect"/>
                        <a:ln/>
                      </pic:spPr>
                    </pic:pic>
                  </a:graphicData>
                </a:graphic>
              </wp:anchor>
            </w:drawing>
          </w:r>
        </w:del>
      </w:ins>
      <w:del w:author="Sơn Nguyễn Trường" w:id="15" w:date="2023-08-02T09:36:44Z"/>
      <w:ins w:author="Vương phùng việt" w:id="17" w:date="2023-09-05T01:12:42Z">
        <w:del w:author="Sơn Nguyễn Trường" w:id="15" w:date="2023-08-02T09:36:44Z">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5731200" cy="4470400"/>
                <wp:effectExtent b="0" l="0" r="0" t="0"/>
                <wp:wrapNone/>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4470400"/>
                        </a:xfrm>
                        <a:prstGeom prst="rect"/>
                        <a:ln/>
                      </pic:spPr>
                    </pic:pic>
                  </a:graphicData>
                </a:graphic>
              </wp:anchor>
            </w:drawing>
          </w:r>
        </w:del>
      </w:ins>
      <w:del w:author="Sơn Nguyễn Trường" w:id="15" w:date="2023-08-02T09:36:44Z"/>
    </w:p>
    <w:p w:rsidR="00000000" w:rsidDel="00000000" w:rsidP="00000000" w:rsidRDefault="00000000" w:rsidRPr="00000000" w14:paraId="00000044">
      <w:pPr>
        <w:rPr>
          <w:ins w:author="Sơn Nguyễn Trường" w:id="15" w:date="2023-08-02T09:36:44Z"/>
        </w:rPr>
      </w:pPr>
      <w:ins w:author="Sơn Nguyễn Trường" w:id="15" w:date="2023-08-02T09:36:44Z">
        <w:r w:rsidDel="00000000" w:rsidR="00000000" w:rsidRPr="00000000">
          <w:rPr>
            <w:rtl w:val="0"/>
          </w:rPr>
        </w:r>
      </w:ins>
    </w:p>
    <w:p w:rsidR="00000000" w:rsidDel="00000000" w:rsidP="00000000" w:rsidRDefault="00000000" w:rsidRPr="00000000" w14:paraId="00000045">
      <w:pPr>
        <w:pStyle w:val="Heading2"/>
        <w:rPr>
          <w:ins w:author="Sơn Nguyễn Trường" w:id="15" w:date="2023-08-02T09:36:44Z"/>
        </w:rPr>
      </w:pPr>
      <w:ins w:author="Sơn Nguyễn Trường" w:id="15" w:date="2023-08-02T09:36:44Z">
        <w:bookmarkStart w:colFirst="0" w:colLast="0" w:name="_n3lsxmp5y9mw" w:id="10"/>
        <w:bookmarkEnd w:id="10"/>
        <w:r w:rsidDel="00000000" w:rsidR="00000000" w:rsidRPr="00000000">
          <w:rPr/>
          <w:drawing>
            <wp:inline distB="114300" distT="114300" distL="114300" distR="114300">
              <wp:extent cx="5731200" cy="2006600"/>
              <wp:effectExtent b="0" l="0" r="0" t="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006600"/>
                      </a:xfrm>
                      <a:prstGeom prst="rect"/>
                      <a:ln/>
                    </pic:spPr>
                  </pic:pic>
                </a:graphicData>
              </a:graphic>
            </wp:inline>
          </w:drawing>
        </w:r>
        <w:r w:rsidDel="00000000" w:rsidR="00000000" w:rsidRPr="00000000">
          <w:rPr>
            <w:rtl w:val="0"/>
          </w:rPr>
        </w:r>
      </w:ins>
    </w:p>
    <w:p w:rsidR="00000000" w:rsidDel="00000000" w:rsidP="00000000" w:rsidRDefault="00000000" w:rsidRPr="00000000" w14:paraId="00000046">
      <w:pPr>
        <w:pStyle w:val="Heading2"/>
        <w:rPr>
          <w:ins w:author="Sơn Nguyễn Trường" w:id="15" w:date="2023-08-02T09:36:44Z"/>
        </w:rPr>
      </w:pPr>
      <w:ins w:author="Sơn Nguyễn Trường" w:id="15" w:date="2023-08-02T09:36:44Z">
        <w:bookmarkStart w:colFirst="0" w:colLast="0" w:name="_g2ouefdkvvpx" w:id="11"/>
        <w:bookmarkEnd w:id="11"/>
        <w:r w:rsidDel="00000000" w:rsidR="00000000" w:rsidRPr="00000000">
          <w:rPr>
            <w:rtl w:val="0"/>
          </w:rPr>
        </w:r>
      </w:ins>
    </w:p>
    <w:p w:rsidR="00000000" w:rsidDel="00000000" w:rsidP="00000000" w:rsidRDefault="00000000" w:rsidRPr="00000000" w14:paraId="00000047">
      <w:pPr>
        <w:pStyle w:val="Heading2"/>
        <w:rPr>
          <w:ins w:author="Sơn Nguyễn Trường" w:id="15" w:date="2023-08-02T09:36:44Z"/>
        </w:rPr>
      </w:pPr>
      <w:ins w:author="Sơn Nguyễn Trường" w:id="15" w:date="2023-08-02T09:36:44Z">
        <w:bookmarkStart w:colFirst="0" w:colLast="0" w:name="_h12vaoom18n8" w:id="12"/>
        <w:bookmarkEnd w:id="12"/>
        <w:r w:rsidDel="00000000" w:rsidR="00000000" w:rsidRPr="00000000">
          <w:rPr>
            <w:rtl w:val="0"/>
          </w:rPr>
        </w:r>
      </w:ins>
    </w:p>
    <w:p w:rsidR="00000000" w:rsidDel="00000000" w:rsidP="00000000" w:rsidRDefault="00000000" w:rsidRPr="00000000" w14:paraId="00000048">
      <w:pPr>
        <w:pStyle w:val="Heading2"/>
        <w:rPr>
          <w:ins w:author="Sơn Nguyễn Trường" w:id="15" w:date="2023-08-02T09:36:44Z"/>
        </w:rPr>
      </w:pPr>
      <w:ins w:author="Sơn Nguyễn Trường" w:id="15" w:date="2023-08-02T09:36:44Z">
        <w:bookmarkStart w:colFirst="0" w:colLast="0" w:name="_m10bivxef0n9" w:id="13"/>
        <w:bookmarkEnd w:id="13"/>
        <w:r w:rsidDel="00000000" w:rsidR="00000000" w:rsidRPr="00000000">
          <w:rPr>
            <w:rtl w:val="0"/>
          </w:rPr>
        </w:r>
      </w:ins>
    </w:p>
    <w:p w:rsidR="00000000" w:rsidDel="00000000" w:rsidP="00000000" w:rsidRDefault="00000000" w:rsidRPr="00000000" w14:paraId="00000049">
      <w:pPr>
        <w:pStyle w:val="Heading2"/>
        <w:rPr>
          <w:ins w:author="Sơn Nguyễn Trường" w:id="15" w:date="2023-08-02T09:36:44Z"/>
        </w:rPr>
      </w:pPr>
      <w:ins w:author="Sơn Nguyễn Trường" w:id="15" w:date="2023-08-02T09:36:44Z">
        <w:bookmarkStart w:colFirst="0" w:colLast="0" w:name="_3vi7i69hwgym" w:id="14"/>
        <w:bookmarkEnd w:id="14"/>
        <w:r w:rsidDel="00000000" w:rsidR="00000000" w:rsidRPr="00000000">
          <w:rPr>
            <w:rtl w:val="0"/>
          </w:rPr>
        </w:r>
      </w:ins>
    </w:p>
    <w:p w:rsidR="00000000" w:rsidDel="00000000" w:rsidP="00000000" w:rsidRDefault="00000000" w:rsidRPr="00000000" w14:paraId="0000004A">
      <w:pPr>
        <w:pStyle w:val="Heading2"/>
        <w:rPr>
          <w:ins w:author="Sơn Nguyễn Trường" w:id="15" w:date="2023-08-02T09:36:44Z"/>
        </w:rPr>
      </w:pPr>
      <w:ins w:author="Sơn Nguyễn Trường" w:id="15" w:date="2023-08-02T09:36:44Z">
        <w:bookmarkStart w:colFirst="0" w:colLast="0" w:name="_3a49ngk60a5y" w:id="15"/>
        <w:bookmarkEnd w:id="15"/>
        <w:r w:rsidDel="00000000" w:rsidR="00000000" w:rsidRPr="00000000">
          <w:rPr>
            <w:rtl w:val="0"/>
          </w:rPr>
        </w:r>
      </w:ins>
    </w:p>
    <w:p w:rsidR="00000000" w:rsidDel="00000000" w:rsidP="00000000" w:rsidRDefault="00000000" w:rsidRPr="00000000" w14:paraId="0000004B">
      <w:pPr>
        <w:pStyle w:val="Heading2"/>
        <w:rPr/>
      </w:pPr>
      <w:bookmarkStart w:colFirst="0" w:colLast="0" w:name="_54r98zaqye29" w:id="16"/>
      <w:bookmarkEnd w:id="16"/>
      <w:r w:rsidDel="00000000" w:rsidR="00000000" w:rsidRPr="00000000">
        <w:rPr>
          <w:rtl w:val="0"/>
        </w:rPr>
        <w:t xml:space="preserve">Bài 8: Tính đóng gói View trong Component</w:t>
      </w:r>
    </w:p>
    <w:p w:rsidR="00000000" w:rsidDel="00000000" w:rsidP="00000000" w:rsidRDefault="00000000" w:rsidRPr="00000000" w14:paraId="0000004C">
      <w:pPr>
        <w:rPr/>
      </w:pPr>
      <w:r w:rsidDel="00000000" w:rsidR="00000000" w:rsidRPr="00000000">
        <w:rPr>
          <w:rtl w:val="0"/>
        </w:rPr>
        <w:t xml:space="preserve">Tài liệu: </w:t>
      </w:r>
      <w:hyperlink r:id="rId34">
        <w:r w:rsidDel="00000000" w:rsidR="00000000" w:rsidRPr="00000000">
          <w:rPr>
            <w:color w:val="1155cc"/>
            <w:u w:val="single"/>
            <w:rtl w:val="0"/>
          </w:rPr>
          <w:t xml:space="preserve">https://angular.io/guide/view-encapsulation</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Shadow DOM: </w:t>
      </w:r>
      <w:hyperlink r:id="rId35">
        <w:r w:rsidDel="00000000" w:rsidR="00000000" w:rsidRPr="00000000">
          <w:rPr>
            <w:color w:val="1155cc"/>
            <w:u w:val="single"/>
            <w:rtl w:val="0"/>
          </w:rPr>
          <w:t xml:space="preserve">https://developer.mozilla.org/en-US/docs/Web/API/Web_components/Using_shadow_DOM</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Ví dụ: </w:t>
      </w:r>
      <w:hyperlink r:id="rId36">
        <w:r w:rsidDel="00000000" w:rsidR="00000000" w:rsidRPr="00000000">
          <w:rPr>
            <w:color w:val="1155cc"/>
            <w:u w:val="single"/>
            <w:rtl w:val="0"/>
          </w:rPr>
          <w:t xml:space="preserve">https://www.tektutorialshub.com/angular/angular-view-encapsulation/</w:t>
        </w:r>
      </w:hyperlink>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Link hỗ trợ Browser: </w:t>
      </w:r>
      <w:hyperlink r:id="rId37">
        <w:r w:rsidDel="00000000" w:rsidR="00000000" w:rsidRPr="00000000">
          <w:rPr>
            <w:color w:val="1155cc"/>
            <w:u w:val="single"/>
            <w:rtl w:val="0"/>
          </w:rPr>
          <w:t xml:space="preserve">https://caniuse.com/shadowdomv1</w:t>
        </w:r>
      </w:hyperlink>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drawing>
          <wp:inline distB="114300" distT="114300" distL="114300" distR="114300">
            <wp:extent cx="5731200" cy="3390900"/>
            <wp:effectExtent b="0" l="0" r="0" t="0"/>
            <wp:docPr id="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vemba6j682go" w:id="17"/>
      <w:bookmarkEnd w:id="17"/>
      <w:r w:rsidDel="00000000" w:rsidR="00000000" w:rsidRPr="00000000">
        <w:rPr>
          <w:rtl w:val="0"/>
        </w:rPr>
        <w:t xml:space="preserve">Bài 9: Tương tác giữa các Components</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Truyền dữ liệu từ Component cha xuống con qua Input Binding: </w:t>
      </w:r>
      <w:hyperlink r:id="rId39">
        <w:r w:rsidDel="00000000" w:rsidR="00000000" w:rsidRPr="00000000">
          <w:rPr>
            <w:color w:val="1155cc"/>
            <w:u w:val="single"/>
            <w:rtl w:val="0"/>
          </w:rPr>
          <w:t xml:space="preserve">https://angular.io/guide/component-interaction#pass-data-from-parent-to-child-with-input-binding</w:t>
        </w:r>
      </w:hyperlink>
      <w:r w:rsidDel="00000000" w:rsidR="00000000" w:rsidRPr="00000000">
        <w:rPr>
          <w:rtl w:val="0"/>
        </w:rPr>
        <w:t xml:space="preserve"> </w:t>
      </w:r>
    </w:p>
    <w:p w:rsidR="00000000" w:rsidDel="00000000" w:rsidP="00000000" w:rsidRDefault="00000000" w:rsidRPr="00000000" w14:paraId="00000053">
      <w:pPr>
        <w:numPr>
          <w:ilvl w:val="0"/>
          <w:numId w:val="7"/>
        </w:numPr>
        <w:ind w:left="720" w:hanging="360"/>
      </w:pPr>
      <w:r w:rsidDel="00000000" w:rsidR="00000000" w:rsidRPr="00000000">
        <w:rPr>
          <w:rtl w:val="0"/>
        </w:rPr>
        <w:t xml:space="preserve">Truyền dữ liệu từ Component cha xuống con qua Setter: </w:t>
      </w:r>
      <w:hyperlink r:id="rId40">
        <w:r w:rsidDel="00000000" w:rsidR="00000000" w:rsidRPr="00000000">
          <w:rPr>
            <w:color w:val="1155cc"/>
            <w:u w:val="single"/>
            <w:rtl w:val="0"/>
          </w:rPr>
          <w:t xml:space="preserve">https://angular.io/guide/component-interaction#intercept-input-property-changes-with-a-setter</w:t>
        </w:r>
      </w:hyperlink>
      <w:r w:rsidDel="00000000" w:rsidR="00000000" w:rsidRPr="00000000">
        <w:rPr>
          <w:rtl w:val="0"/>
        </w:rPr>
        <w:t xml:space="preserve"> </w:t>
      </w:r>
    </w:p>
    <w:p w:rsidR="00000000" w:rsidDel="00000000" w:rsidP="00000000" w:rsidRDefault="00000000" w:rsidRPr="00000000" w14:paraId="00000054">
      <w:pPr>
        <w:numPr>
          <w:ilvl w:val="0"/>
          <w:numId w:val="7"/>
        </w:numPr>
        <w:ind w:left="720" w:hanging="360"/>
      </w:pPr>
      <w:r w:rsidDel="00000000" w:rsidR="00000000" w:rsidRPr="00000000">
        <w:rPr>
          <w:rtl w:val="0"/>
        </w:rPr>
        <w:t xml:space="preserve">Truyền dữ liệu từ Component cha xuống con qua ngOnChanges event: </w:t>
      </w:r>
      <w:hyperlink r:id="rId41">
        <w:r w:rsidDel="00000000" w:rsidR="00000000" w:rsidRPr="00000000">
          <w:rPr>
            <w:color w:val="1155cc"/>
            <w:u w:val="single"/>
            <w:rtl w:val="0"/>
          </w:rPr>
          <w:t xml:space="preserve">https://angular.io/guide/component-interaction#intercept-input-property-changes-with-ngonchanges</w:t>
        </w:r>
      </w:hyperlink>
      <w:r w:rsidDel="00000000" w:rsidR="00000000" w:rsidRPr="00000000">
        <w:rPr>
          <w:rtl w:val="0"/>
        </w:rPr>
        <w:t xml:space="preserve"> </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Component cha lắng nghe sự kiện từ component con: </w:t>
      </w:r>
      <w:hyperlink r:id="rId42">
        <w:r w:rsidDel="00000000" w:rsidR="00000000" w:rsidRPr="00000000">
          <w:rPr>
            <w:color w:val="1155cc"/>
            <w:u w:val="single"/>
            <w:rtl w:val="0"/>
          </w:rPr>
          <w:t xml:space="preserve">https://angular.io/guide/component-interaction#parent-listens-for-child-event</w:t>
        </w:r>
      </w:hyperlink>
      <w:r w:rsidDel="00000000" w:rsidR="00000000" w:rsidRPr="00000000">
        <w:rPr>
          <w:rtl w:val="0"/>
        </w:rPr>
        <w:t xml:space="preserve"> </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Tương tác thông qua biến nội bộ: </w:t>
      </w:r>
      <w:hyperlink r:id="rId43">
        <w:r w:rsidDel="00000000" w:rsidR="00000000" w:rsidRPr="00000000">
          <w:rPr>
            <w:color w:val="1155cc"/>
            <w:u w:val="single"/>
            <w:rtl w:val="0"/>
          </w:rPr>
          <w:t xml:space="preserve">https://angular.io/guide/component-interaction#parent-interacts-with-child-using-local-variable</w:t>
        </w:r>
      </w:hyperlink>
      <w:r w:rsidDel="00000000" w:rsidR="00000000" w:rsidRPr="00000000">
        <w:rPr>
          <w:rtl w:val="0"/>
        </w:rPr>
        <w:t xml:space="preserve"> </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Sử dụng @ViewChild: </w:t>
      </w:r>
      <w:hyperlink r:id="rId44">
        <w:r w:rsidDel="00000000" w:rsidR="00000000" w:rsidRPr="00000000">
          <w:rPr>
            <w:color w:val="1155cc"/>
            <w:u w:val="single"/>
            <w:rtl w:val="0"/>
          </w:rPr>
          <w:t xml:space="preserve">https://angular.io/guide/component-interaction#parent-calls-an-viewchild</w:t>
        </w:r>
      </w:hyperlink>
      <w:r w:rsidDel="00000000" w:rsidR="00000000" w:rsidRPr="00000000">
        <w:rPr>
          <w:rtl w:val="0"/>
        </w:rPr>
        <w:t xml:space="preserve"> </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Tương tác thông qua Services: </w:t>
      </w:r>
      <w:hyperlink r:id="rId45">
        <w:r w:rsidDel="00000000" w:rsidR="00000000" w:rsidRPr="00000000">
          <w:rPr>
            <w:color w:val="1155cc"/>
            <w:u w:val="single"/>
            <w:rtl w:val="0"/>
          </w:rPr>
          <w:t xml:space="preserve">https://angular.io/guide/component-interaction#parent-and-children-communicate-using-a-service</w:t>
        </w:r>
      </w:hyperlink>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Ví dụ: </w:t>
      </w:r>
      <w:hyperlink r:id="rId46">
        <w:r w:rsidDel="00000000" w:rsidR="00000000" w:rsidRPr="00000000">
          <w:rPr>
            <w:color w:val="1155cc"/>
            <w:u w:val="single"/>
            <w:rtl w:val="0"/>
          </w:rPr>
          <w:t xml:space="preserve">https://stackblitz.com/run?file=src%2Fapp%2Fapp.component.html</w:t>
        </w:r>
      </w:hyperlink>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drawing>
          <wp:inline distB="114300" distT="114300" distL="114300" distR="114300">
            <wp:extent cx="5731200" cy="2260600"/>
            <wp:effectExtent b="0" l="0" r="0" t="0"/>
            <wp:docPr id="7"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ok62fgg0s5cr" w:id="18"/>
      <w:bookmarkEnd w:id="18"/>
      <w:r w:rsidDel="00000000" w:rsidR="00000000" w:rsidRPr="00000000">
        <w:rPr>
          <w:rtl w:val="0"/>
        </w:rPr>
        <w:t xml:space="preserve">Bài 10: Component Styles</w:t>
      </w:r>
    </w:p>
    <w:p w:rsidR="00000000" w:rsidDel="00000000" w:rsidP="00000000" w:rsidRDefault="00000000" w:rsidRPr="00000000" w14:paraId="0000005C">
      <w:pPr>
        <w:rPr/>
      </w:pPr>
      <w:r w:rsidDel="00000000" w:rsidR="00000000" w:rsidRPr="00000000">
        <w:rPr>
          <w:rtl w:val="0"/>
        </w:rPr>
        <w:t xml:space="preserve">Tài liệu: </w:t>
      </w:r>
      <w:hyperlink r:id="rId48">
        <w:r w:rsidDel="00000000" w:rsidR="00000000" w:rsidRPr="00000000">
          <w:rPr>
            <w:color w:val="1155cc"/>
            <w:u w:val="single"/>
            <w:rtl w:val="0"/>
          </w:rPr>
          <w:t xml:space="preserve">https://angular.io/guide/component-styles</w:t>
        </w:r>
      </w:hyperlink>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SASS: </w:t>
      </w:r>
      <w:hyperlink r:id="rId49">
        <w:r w:rsidDel="00000000" w:rsidR="00000000" w:rsidRPr="00000000">
          <w:rPr>
            <w:color w:val="1155cc"/>
            <w:u w:val="single"/>
            <w:rtl w:val="0"/>
          </w:rPr>
          <w:t xml:space="preserve">https://sass-lang.com/</w:t>
        </w:r>
      </w:hyperlink>
      <w:r w:rsidDel="00000000" w:rsidR="00000000" w:rsidRPr="00000000">
        <w:rPr>
          <w:rtl w:val="0"/>
        </w:rPr>
        <w:t xml:space="preserve"> </w:t>
      </w:r>
    </w:p>
    <w:p w:rsidR="00000000" w:rsidDel="00000000" w:rsidP="00000000" w:rsidRDefault="00000000" w:rsidRPr="00000000" w14:paraId="0000005E">
      <w:pPr>
        <w:pStyle w:val="Heading2"/>
        <w:rPr/>
      </w:pPr>
      <w:bookmarkStart w:colFirst="0" w:colLast="0" w:name="_o20jnesuablt" w:id="19"/>
      <w:bookmarkEnd w:id="19"/>
      <w:r w:rsidDel="00000000" w:rsidR="00000000" w:rsidRPr="00000000">
        <w:rPr>
          <w:rtl w:val="0"/>
        </w:rPr>
        <w:t xml:space="preserve">Bài 11: Truyền dữ liệu giữa component cha và con</w:t>
      </w:r>
    </w:p>
    <w:p w:rsidR="00000000" w:rsidDel="00000000" w:rsidP="00000000" w:rsidRDefault="00000000" w:rsidRPr="00000000" w14:paraId="0000005F">
      <w:pPr>
        <w:rPr/>
      </w:pPr>
      <w:r w:rsidDel="00000000" w:rsidR="00000000" w:rsidRPr="00000000">
        <w:rPr>
          <w:rtl w:val="0"/>
        </w:rPr>
        <w:t xml:space="preserve">Link gốc: </w:t>
      </w:r>
      <w:hyperlink r:id="rId50">
        <w:r w:rsidDel="00000000" w:rsidR="00000000" w:rsidRPr="00000000">
          <w:rPr>
            <w:color w:val="1155cc"/>
            <w:u w:val="single"/>
            <w:rtl w:val="0"/>
          </w:rPr>
          <w:t xml:space="preserve">https://angular.io/guide/inputs-outputs</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sg3r22u96jka" w:id="20"/>
      <w:bookmarkEnd w:id="20"/>
      <w:r w:rsidDel="00000000" w:rsidR="00000000" w:rsidRPr="00000000">
        <w:rPr>
          <w:rtl w:val="0"/>
        </w:rPr>
        <w:t xml:space="preserve">Bài 12: Trình bày dữ liệu trên view</w:t>
      </w:r>
    </w:p>
    <w:p w:rsidR="00000000" w:rsidDel="00000000" w:rsidP="00000000" w:rsidRDefault="00000000" w:rsidRPr="00000000" w14:paraId="00000062">
      <w:pPr>
        <w:rPr/>
      </w:pPr>
      <w:r w:rsidDel="00000000" w:rsidR="00000000" w:rsidRPr="00000000">
        <w:rPr>
          <w:rtl w:val="0"/>
        </w:rPr>
        <w:t xml:space="preserve">Link gốc: </w:t>
      </w:r>
      <w:hyperlink r:id="rId51">
        <w:r w:rsidDel="00000000" w:rsidR="00000000" w:rsidRPr="00000000">
          <w:rPr>
            <w:color w:val="1155cc"/>
            <w:u w:val="single"/>
            <w:rtl w:val="0"/>
          </w:rPr>
          <w:t xml:space="preserve">https://angular.io/guide/content-projection</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c2yv4u09dn6" w:id="21"/>
      <w:bookmarkEnd w:id="21"/>
      <w:r w:rsidDel="00000000" w:rsidR="00000000" w:rsidRPr="00000000">
        <w:rPr>
          <w:rtl w:val="0"/>
        </w:rPr>
        <w:t xml:space="preserve">Bài 13: Hiển thị Component động</w:t>
      </w:r>
    </w:p>
    <w:p w:rsidR="00000000" w:rsidDel="00000000" w:rsidP="00000000" w:rsidRDefault="00000000" w:rsidRPr="00000000" w14:paraId="00000065">
      <w:pPr>
        <w:rPr/>
      </w:pPr>
      <w:r w:rsidDel="00000000" w:rsidR="00000000" w:rsidRPr="00000000">
        <w:rPr>
          <w:rtl w:val="0"/>
        </w:rPr>
        <w:t xml:space="preserve">Link gốc: </w:t>
      </w:r>
      <w:hyperlink r:id="rId52">
        <w:r w:rsidDel="00000000" w:rsidR="00000000" w:rsidRPr="00000000">
          <w:rPr>
            <w:color w:val="1155cc"/>
            <w:u w:val="single"/>
            <w:rtl w:val="0"/>
          </w:rPr>
          <w:t xml:space="preserve">https://angular.io/guide/dynamic-component-loader</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nxdopvjyzusr" w:id="22"/>
      <w:bookmarkEnd w:id="22"/>
      <w:r w:rsidDel="00000000" w:rsidR="00000000" w:rsidRPr="00000000">
        <w:rPr>
          <w:rtl w:val="0"/>
        </w:rPr>
        <w:t xml:space="preserve">Bài 14: Đóng gói custom elements</w:t>
      </w:r>
    </w:p>
    <w:p w:rsidR="00000000" w:rsidDel="00000000" w:rsidP="00000000" w:rsidRDefault="00000000" w:rsidRPr="00000000" w14:paraId="00000068">
      <w:pPr>
        <w:rPr/>
      </w:pPr>
      <w:r w:rsidDel="00000000" w:rsidR="00000000" w:rsidRPr="00000000">
        <w:rPr>
          <w:rtl w:val="0"/>
        </w:rPr>
        <w:t xml:space="preserve">Link gốc: </w:t>
      </w:r>
      <w:hyperlink r:id="rId53">
        <w:r w:rsidDel="00000000" w:rsidR="00000000" w:rsidRPr="00000000">
          <w:rPr>
            <w:color w:val="1155cc"/>
            <w:u w:val="single"/>
            <w:rtl w:val="0"/>
          </w:rPr>
          <w:t xml:space="preserve">https://angular.io/guide/elements</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ffzimak7qq9f" w:id="23"/>
      <w:bookmarkEnd w:id="23"/>
      <w:r w:rsidDel="00000000" w:rsidR="00000000" w:rsidRPr="00000000">
        <w:rPr>
          <w:rtl w:val="0"/>
        </w:rPr>
        <w:t xml:space="preserve">Bài 15: Tổng quan về Templates</w:t>
      </w:r>
    </w:p>
    <w:p w:rsidR="00000000" w:rsidDel="00000000" w:rsidP="00000000" w:rsidRDefault="00000000" w:rsidRPr="00000000" w14:paraId="0000006B">
      <w:pPr>
        <w:rPr/>
      </w:pPr>
      <w:r w:rsidDel="00000000" w:rsidR="00000000" w:rsidRPr="00000000">
        <w:rPr>
          <w:rtl w:val="0"/>
        </w:rPr>
        <w:t xml:space="preserve">Link gốc: </w:t>
      </w:r>
      <w:hyperlink r:id="rId54">
        <w:r w:rsidDel="00000000" w:rsidR="00000000" w:rsidRPr="00000000">
          <w:rPr>
            <w:color w:val="1155cc"/>
            <w:u w:val="single"/>
            <w:rtl w:val="0"/>
          </w:rPr>
          <w:t xml:space="preserve">https://angular.io/guide/template-overview</w:t>
        </w:r>
      </w:hyperlink>
      <w:r w:rsidDel="00000000" w:rsidR="00000000" w:rsidRPr="00000000">
        <w:rPr>
          <w:rtl w:val="0"/>
        </w:rPr>
        <w:t xml:space="preserve"> </w:t>
      </w:r>
    </w:p>
    <w:p w:rsidR="00000000" w:rsidDel="00000000" w:rsidP="00000000" w:rsidRDefault="00000000" w:rsidRPr="00000000" w14:paraId="0000006C">
      <w:pPr>
        <w:pStyle w:val="Heading2"/>
        <w:rPr/>
      </w:pPr>
      <w:bookmarkStart w:colFirst="0" w:colLast="0" w:name="_v19agkmz4qzz" w:id="24"/>
      <w:bookmarkEnd w:id="24"/>
      <w:r w:rsidDel="00000000" w:rsidR="00000000" w:rsidRPr="00000000">
        <w:rPr>
          <w:rtl w:val="0"/>
        </w:rPr>
        <w:t xml:space="preserve">Bài 16: Hiển thị nội dung dạng Interpolation</w:t>
      </w:r>
    </w:p>
    <w:p w:rsidR="00000000" w:rsidDel="00000000" w:rsidP="00000000" w:rsidRDefault="00000000" w:rsidRPr="00000000" w14:paraId="0000006D">
      <w:pPr>
        <w:rPr/>
      </w:pPr>
      <w:r w:rsidDel="00000000" w:rsidR="00000000" w:rsidRPr="00000000">
        <w:rPr>
          <w:rtl w:val="0"/>
        </w:rPr>
        <w:t xml:space="preserve">Tài liệu: </w:t>
      </w:r>
      <w:hyperlink r:id="rId55">
        <w:r w:rsidDel="00000000" w:rsidR="00000000" w:rsidRPr="00000000">
          <w:rPr>
            <w:color w:val="1155cc"/>
            <w:u w:val="single"/>
            <w:rtl w:val="0"/>
          </w:rPr>
          <w:t xml:space="preserve">https://angular.io/guide/interpolation</w:t>
        </w:r>
      </w:hyperlink>
      <w:r w:rsidDel="00000000" w:rsidR="00000000" w:rsidRPr="00000000">
        <w:rPr>
          <w:rtl w:val="0"/>
        </w:rPr>
        <w:t xml:space="preserve"> </w:t>
      </w:r>
    </w:p>
    <w:p w:rsidR="00000000" w:rsidDel="00000000" w:rsidP="00000000" w:rsidRDefault="00000000" w:rsidRPr="00000000" w14:paraId="0000006E">
      <w:pPr>
        <w:pStyle w:val="Heading2"/>
        <w:rPr/>
      </w:pPr>
      <w:bookmarkStart w:colFirst="0" w:colLast="0" w:name="_7r9vmgxxvj8k" w:id="25"/>
      <w:bookmarkEnd w:id="25"/>
      <w:r w:rsidDel="00000000" w:rsidR="00000000" w:rsidRPr="00000000">
        <w:rPr>
          <w:rtl w:val="0"/>
        </w:rPr>
        <w:t xml:space="preserve">Bài 17: Sử dụng lệnh trong Template</w:t>
      </w:r>
    </w:p>
    <w:p w:rsidR="00000000" w:rsidDel="00000000" w:rsidP="00000000" w:rsidRDefault="00000000" w:rsidRPr="00000000" w14:paraId="0000006F">
      <w:pPr>
        <w:rPr/>
      </w:pPr>
      <w:hyperlink r:id="rId56">
        <w:r w:rsidDel="00000000" w:rsidR="00000000" w:rsidRPr="00000000">
          <w:rPr>
            <w:color w:val="1155cc"/>
            <w:u w:val="single"/>
            <w:rtl w:val="0"/>
          </w:rPr>
          <w:t xml:space="preserve">https://angular.io/guide/template-statements</w:t>
        </w:r>
      </w:hyperlink>
      <w:r w:rsidDel="00000000" w:rsidR="00000000" w:rsidRPr="00000000">
        <w:rPr>
          <w:rtl w:val="0"/>
        </w:rPr>
        <w:t xml:space="preserve"> </w:t>
      </w:r>
    </w:p>
    <w:p w:rsidR="00000000" w:rsidDel="00000000" w:rsidP="00000000" w:rsidRDefault="00000000" w:rsidRPr="00000000" w14:paraId="00000070">
      <w:pPr>
        <w:pStyle w:val="Heading2"/>
        <w:rPr/>
      </w:pPr>
      <w:bookmarkStart w:colFirst="0" w:colLast="0" w:name="_jzeiiuoj9yfm" w:id="26"/>
      <w:bookmarkEnd w:id="26"/>
      <w:r w:rsidDel="00000000" w:rsidR="00000000" w:rsidRPr="00000000">
        <w:rPr>
          <w:rtl w:val="0"/>
        </w:rPr>
        <w:t xml:space="preserve">Bài 18: Tổng quan về Data Binding</w:t>
      </w:r>
    </w:p>
    <w:p w:rsidR="00000000" w:rsidDel="00000000" w:rsidP="00000000" w:rsidRDefault="00000000" w:rsidRPr="00000000" w14:paraId="00000071">
      <w:pPr>
        <w:rPr/>
      </w:pPr>
      <w:hyperlink r:id="rId57">
        <w:r w:rsidDel="00000000" w:rsidR="00000000" w:rsidRPr="00000000">
          <w:rPr>
            <w:color w:val="1155cc"/>
            <w:u w:val="single"/>
            <w:rtl w:val="0"/>
          </w:rPr>
          <w:t xml:space="preserve">https://angular.io/guide/binding-overview</w:t>
        </w:r>
      </w:hyperlink>
      <w:r w:rsidDel="00000000" w:rsidR="00000000" w:rsidRPr="00000000">
        <w:rPr>
          <w:rtl w:val="0"/>
        </w:rPr>
        <w:t xml:space="preserve"> </w:t>
      </w:r>
    </w:p>
    <w:p w:rsidR="00000000" w:rsidDel="00000000" w:rsidP="00000000" w:rsidRDefault="00000000" w:rsidRPr="00000000" w14:paraId="00000072">
      <w:pPr>
        <w:pStyle w:val="Heading2"/>
        <w:rPr/>
      </w:pPr>
      <w:bookmarkStart w:colFirst="0" w:colLast="0" w:name="_ujthbdkm5ubi" w:id="27"/>
      <w:bookmarkEnd w:id="27"/>
      <w:r w:rsidDel="00000000" w:rsidR="00000000" w:rsidRPr="00000000">
        <w:rPr>
          <w:rtl w:val="0"/>
        </w:rPr>
        <w:t xml:space="preserve">Bài 19: Property Binding</w:t>
      </w:r>
    </w:p>
    <w:p w:rsidR="00000000" w:rsidDel="00000000" w:rsidP="00000000" w:rsidRDefault="00000000" w:rsidRPr="00000000" w14:paraId="00000073">
      <w:pPr>
        <w:rPr/>
      </w:pPr>
      <w:hyperlink r:id="rId58">
        <w:r w:rsidDel="00000000" w:rsidR="00000000" w:rsidRPr="00000000">
          <w:rPr>
            <w:color w:val="1155cc"/>
            <w:u w:val="single"/>
            <w:rtl w:val="0"/>
          </w:rPr>
          <w:t xml:space="preserve">https://angular.io/guide/property-binding</w:t>
        </w:r>
      </w:hyperlink>
      <w:r w:rsidDel="00000000" w:rsidR="00000000" w:rsidRPr="00000000">
        <w:rPr>
          <w:rtl w:val="0"/>
        </w:rPr>
        <w:t xml:space="preserve"> </w:t>
      </w:r>
    </w:p>
    <w:p w:rsidR="00000000" w:rsidDel="00000000" w:rsidP="00000000" w:rsidRDefault="00000000" w:rsidRPr="00000000" w14:paraId="00000074">
      <w:pPr>
        <w:pStyle w:val="Heading2"/>
        <w:rPr/>
      </w:pPr>
      <w:bookmarkStart w:colFirst="0" w:colLast="0" w:name="_533t6hlttbah" w:id="28"/>
      <w:bookmarkEnd w:id="28"/>
      <w:r w:rsidDel="00000000" w:rsidR="00000000" w:rsidRPr="00000000">
        <w:rPr>
          <w:rtl w:val="0"/>
        </w:rPr>
        <w:t xml:space="preserve">Bài 20: Attribute Binding</w:t>
      </w:r>
    </w:p>
    <w:p w:rsidR="00000000" w:rsidDel="00000000" w:rsidP="00000000" w:rsidRDefault="00000000" w:rsidRPr="00000000" w14:paraId="00000075">
      <w:pPr>
        <w:rPr/>
      </w:pPr>
      <w:hyperlink r:id="rId59">
        <w:r w:rsidDel="00000000" w:rsidR="00000000" w:rsidRPr="00000000">
          <w:rPr>
            <w:color w:val="1155cc"/>
            <w:u w:val="single"/>
            <w:rtl w:val="0"/>
          </w:rPr>
          <w:t xml:space="preserve">https://angular.io/guide/attribute-binding</w:t>
        </w:r>
      </w:hyperlink>
      <w:r w:rsidDel="00000000" w:rsidR="00000000" w:rsidRPr="00000000">
        <w:rPr>
          <w:rtl w:val="0"/>
        </w:rPr>
        <w:t xml:space="preserve"> </w:t>
      </w:r>
    </w:p>
    <w:p w:rsidR="00000000" w:rsidDel="00000000" w:rsidP="00000000" w:rsidRDefault="00000000" w:rsidRPr="00000000" w14:paraId="00000076">
      <w:pPr>
        <w:pStyle w:val="Heading2"/>
        <w:rPr/>
      </w:pPr>
      <w:bookmarkStart w:colFirst="0" w:colLast="0" w:name="_ku4mkamailm8" w:id="29"/>
      <w:bookmarkEnd w:id="29"/>
      <w:r w:rsidDel="00000000" w:rsidR="00000000" w:rsidRPr="00000000">
        <w:rPr>
          <w:rtl w:val="0"/>
        </w:rPr>
        <w:t xml:space="preserve">Bài 21: Class và Style Binding</w:t>
      </w:r>
    </w:p>
    <w:p w:rsidR="00000000" w:rsidDel="00000000" w:rsidP="00000000" w:rsidRDefault="00000000" w:rsidRPr="00000000" w14:paraId="00000077">
      <w:pPr>
        <w:rPr/>
      </w:pPr>
      <w:hyperlink r:id="rId60">
        <w:r w:rsidDel="00000000" w:rsidR="00000000" w:rsidRPr="00000000">
          <w:rPr>
            <w:color w:val="1155cc"/>
            <w:u w:val="single"/>
            <w:rtl w:val="0"/>
          </w:rPr>
          <w:t xml:space="preserve">https://angular.io/guide/class-binding</w:t>
        </w:r>
      </w:hyperlink>
      <w:r w:rsidDel="00000000" w:rsidR="00000000" w:rsidRPr="00000000">
        <w:rPr>
          <w:rtl w:val="0"/>
        </w:rPr>
        <w:t xml:space="preserve"> </w:t>
      </w:r>
    </w:p>
    <w:p w:rsidR="00000000" w:rsidDel="00000000" w:rsidP="00000000" w:rsidRDefault="00000000" w:rsidRPr="00000000" w14:paraId="00000078">
      <w:pPr>
        <w:pStyle w:val="Heading2"/>
        <w:rPr/>
      </w:pPr>
      <w:bookmarkStart w:colFirst="0" w:colLast="0" w:name="_569346olq5bl" w:id="30"/>
      <w:bookmarkEnd w:id="30"/>
      <w:r w:rsidDel="00000000" w:rsidR="00000000" w:rsidRPr="00000000">
        <w:rPr>
          <w:rtl w:val="0"/>
        </w:rPr>
        <w:t xml:space="preserve">Bài 22: Event Binding</w:t>
      </w:r>
    </w:p>
    <w:p w:rsidR="00000000" w:rsidDel="00000000" w:rsidP="00000000" w:rsidRDefault="00000000" w:rsidRPr="00000000" w14:paraId="00000079">
      <w:pPr>
        <w:rPr/>
      </w:pPr>
      <w:hyperlink r:id="rId61">
        <w:r w:rsidDel="00000000" w:rsidR="00000000" w:rsidRPr="00000000">
          <w:rPr>
            <w:color w:val="1155cc"/>
            <w:u w:val="single"/>
            <w:rtl w:val="0"/>
          </w:rPr>
          <w:t xml:space="preserve">https://angular.io/guide/event-binding</w:t>
        </w:r>
      </w:hyperlink>
      <w:r w:rsidDel="00000000" w:rsidR="00000000" w:rsidRPr="00000000">
        <w:rPr>
          <w:rtl w:val="0"/>
        </w:rPr>
        <w:t xml:space="preserve"> </w:t>
      </w:r>
    </w:p>
    <w:p w:rsidR="00000000" w:rsidDel="00000000" w:rsidP="00000000" w:rsidRDefault="00000000" w:rsidRPr="00000000" w14:paraId="0000007A">
      <w:pPr>
        <w:pStyle w:val="Heading2"/>
        <w:rPr/>
      </w:pPr>
      <w:bookmarkStart w:colFirst="0" w:colLast="0" w:name="_349hg76jpt59" w:id="31"/>
      <w:bookmarkEnd w:id="31"/>
      <w:r w:rsidDel="00000000" w:rsidR="00000000" w:rsidRPr="00000000">
        <w:rPr>
          <w:rtl w:val="0"/>
        </w:rPr>
        <w:t xml:space="preserve">Bài 23: Two-way Binding</w:t>
      </w:r>
    </w:p>
    <w:p w:rsidR="00000000" w:rsidDel="00000000" w:rsidP="00000000" w:rsidRDefault="00000000" w:rsidRPr="00000000" w14:paraId="0000007B">
      <w:pPr>
        <w:rPr/>
      </w:pPr>
      <w:hyperlink r:id="rId62">
        <w:r w:rsidDel="00000000" w:rsidR="00000000" w:rsidRPr="00000000">
          <w:rPr>
            <w:color w:val="1155cc"/>
            <w:u w:val="single"/>
            <w:rtl w:val="0"/>
          </w:rPr>
          <w:t xml:space="preserve">https://angular.io/guide/two-way-binding</w:t>
        </w:r>
      </w:hyperlink>
      <w:r w:rsidDel="00000000" w:rsidR="00000000" w:rsidRPr="00000000">
        <w:rPr>
          <w:rtl w:val="0"/>
        </w:rPr>
        <w:t xml:space="preserve"> </w:t>
      </w:r>
    </w:p>
    <w:p w:rsidR="00000000" w:rsidDel="00000000" w:rsidP="00000000" w:rsidRDefault="00000000" w:rsidRPr="00000000" w14:paraId="0000007C">
      <w:pPr>
        <w:pStyle w:val="Heading2"/>
        <w:rPr/>
      </w:pPr>
      <w:bookmarkStart w:colFirst="0" w:colLast="0" w:name="_aj7zonmgbxc2" w:id="32"/>
      <w:bookmarkEnd w:id="32"/>
      <w:r w:rsidDel="00000000" w:rsidR="00000000" w:rsidRPr="00000000">
        <w:rPr>
          <w:rtl w:val="0"/>
        </w:rPr>
        <w:t xml:space="preserve">Bài 24: Sử dụng Pipe</w:t>
      </w:r>
    </w:p>
    <w:p w:rsidR="00000000" w:rsidDel="00000000" w:rsidP="00000000" w:rsidRDefault="00000000" w:rsidRPr="00000000" w14:paraId="0000007D">
      <w:pPr>
        <w:rPr/>
      </w:pPr>
      <w:hyperlink r:id="rId63">
        <w:r w:rsidDel="00000000" w:rsidR="00000000" w:rsidRPr="00000000">
          <w:rPr>
            <w:color w:val="1155cc"/>
            <w:u w:val="single"/>
            <w:rtl w:val="0"/>
          </w:rPr>
          <w:t xml:space="preserve">https://angular.io/guide/pipes-overview</w:t>
        </w:r>
      </w:hyperlink>
      <w:r w:rsidDel="00000000" w:rsidR="00000000" w:rsidRPr="00000000">
        <w:rPr>
          <w:rtl w:val="0"/>
        </w:rPr>
        <w:t xml:space="preserve"> </w:t>
      </w:r>
    </w:p>
    <w:p w:rsidR="00000000" w:rsidDel="00000000" w:rsidP="00000000" w:rsidRDefault="00000000" w:rsidRPr="00000000" w14:paraId="0000007E">
      <w:pPr>
        <w:pStyle w:val="Heading2"/>
        <w:rPr/>
      </w:pPr>
      <w:bookmarkStart w:colFirst="0" w:colLast="0" w:name="_m0jg4hf7d8uv" w:id="33"/>
      <w:bookmarkEnd w:id="33"/>
      <w:r w:rsidDel="00000000" w:rsidR="00000000" w:rsidRPr="00000000">
        <w:rPr>
          <w:rtl w:val="0"/>
        </w:rPr>
        <w:t xml:space="preserve">Bài 25: Template reference variable</w:t>
      </w:r>
    </w:p>
    <w:p w:rsidR="00000000" w:rsidDel="00000000" w:rsidP="00000000" w:rsidRDefault="00000000" w:rsidRPr="00000000" w14:paraId="0000007F">
      <w:pPr>
        <w:rPr/>
      </w:pPr>
      <w:hyperlink r:id="rId64">
        <w:r w:rsidDel="00000000" w:rsidR="00000000" w:rsidRPr="00000000">
          <w:rPr>
            <w:color w:val="1155cc"/>
            <w:u w:val="single"/>
            <w:rtl w:val="0"/>
          </w:rPr>
          <w:t xml:space="preserve">https://angular.io/guide/template-reference-variables</w:t>
        </w:r>
      </w:hyperlink>
      <w:r w:rsidDel="00000000" w:rsidR="00000000" w:rsidRPr="00000000">
        <w:rPr>
          <w:rtl w:val="0"/>
        </w:rPr>
        <w:t xml:space="preserve"> </w:t>
      </w:r>
    </w:p>
    <w:p w:rsidR="00000000" w:rsidDel="00000000" w:rsidP="00000000" w:rsidRDefault="00000000" w:rsidRPr="00000000" w14:paraId="00000080">
      <w:pPr>
        <w:pStyle w:val="Heading2"/>
        <w:rPr/>
      </w:pPr>
      <w:bookmarkStart w:colFirst="0" w:colLast="0" w:name="_36dljgc5bpdw" w:id="34"/>
      <w:bookmarkEnd w:id="34"/>
      <w:r w:rsidDel="00000000" w:rsidR="00000000" w:rsidRPr="00000000">
        <w:rPr>
          <w:rtl w:val="0"/>
        </w:rPr>
        <w:t xml:space="preserve">Bài 26: Tổng quan về Directive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jt2ndm46mno" w:id="35"/>
      <w:bookmarkEnd w:id="35"/>
      <w:r w:rsidDel="00000000" w:rsidR="00000000" w:rsidRPr="00000000">
        <w:rPr>
          <w:rtl w:val="0"/>
        </w:rPr>
        <w:t xml:space="preserve">Bài 27: Built-in directive</w:t>
      </w:r>
    </w:p>
    <w:p w:rsidR="00000000" w:rsidDel="00000000" w:rsidP="00000000" w:rsidRDefault="00000000" w:rsidRPr="00000000" w14:paraId="00000083">
      <w:pPr>
        <w:rPr/>
      </w:pPr>
      <w:hyperlink r:id="rId65">
        <w:r w:rsidDel="00000000" w:rsidR="00000000" w:rsidRPr="00000000">
          <w:rPr>
            <w:color w:val="1155cc"/>
            <w:u w:val="single"/>
            <w:rtl w:val="0"/>
          </w:rPr>
          <w:t xml:space="preserve">https://angular.io/guide/built-in-directives</w:t>
        </w:r>
      </w:hyperlink>
      <w:r w:rsidDel="00000000" w:rsidR="00000000" w:rsidRPr="00000000">
        <w:rPr>
          <w:rtl w:val="0"/>
        </w:rPr>
        <w:t xml:space="preserve"> </w:t>
      </w:r>
    </w:p>
    <w:p w:rsidR="00000000" w:rsidDel="00000000" w:rsidP="00000000" w:rsidRDefault="00000000" w:rsidRPr="00000000" w14:paraId="00000084">
      <w:pPr>
        <w:pStyle w:val="Heading2"/>
        <w:rPr/>
      </w:pPr>
      <w:bookmarkStart w:colFirst="0" w:colLast="0" w:name="_hbghrbwcnnuo" w:id="36"/>
      <w:bookmarkEnd w:id="36"/>
      <w:r w:rsidDel="00000000" w:rsidR="00000000" w:rsidRPr="00000000">
        <w:rPr>
          <w:rtl w:val="0"/>
        </w:rPr>
        <w:t xml:space="preserve">Bài 28: Attribute Directive</w:t>
      </w:r>
    </w:p>
    <w:p w:rsidR="00000000" w:rsidDel="00000000" w:rsidP="00000000" w:rsidRDefault="00000000" w:rsidRPr="00000000" w14:paraId="00000085">
      <w:pPr>
        <w:rPr/>
      </w:pPr>
      <w:hyperlink r:id="rId66">
        <w:r w:rsidDel="00000000" w:rsidR="00000000" w:rsidRPr="00000000">
          <w:rPr>
            <w:color w:val="1155cc"/>
            <w:u w:val="single"/>
            <w:rtl w:val="0"/>
          </w:rPr>
          <w:t xml:space="preserve">https://angular.io/guide/attribute-directives</w:t>
        </w:r>
      </w:hyperlink>
      <w:r w:rsidDel="00000000" w:rsidR="00000000" w:rsidRPr="00000000">
        <w:rPr>
          <w:rtl w:val="0"/>
        </w:rPr>
        <w:t xml:space="preserve"> </w:t>
      </w:r>
    </w:p>
    <w:p w:rsidR="00000000" w:rsidDel="00000000" w:rsidP="00000000" w:rsidRDefault="00000000" w:rsidRPr="00000000" w14:paraId="00000086">
      <w:pPr>
        <w:pStyle w:val="Heading2"/>
        <w:rPr/>
      </w:pPr>
      <w:bookmarkStart w:colFirst="0" w:colLast="0" w:name="_qoa79csb2vwt" w:id="37"/>
      <w:bookmarkEnd w:id="37"/>
      <w:r w:rsidDel="00000000" w:rsidR="00000000" w:rsidRPr="00000000">
        <w:rPr>
          <w:rtl w:val="0"/>
        </w:rPr>
        <w:t xml:space="preserve">Bài 29: Structural Directive</w:t>
      </w:r>
    </w:p>
    <w:p w:rsidR="00000000" w:rsidDel="00000000" w:rsidP="00000000" w:rsidRDefault="00000000" w:rsidRPr="00000000" w14:paraId="00000087">
      <w:pPr>
        <w:rPr/>
      </w:pPr>
      <w:hyperlink r:id="rId67">
        <w:r w:rsidDel="00000000" w:rsidR="00000000" w:rsidRPr="00000000">
          <w:rPr>
            <w:color w:val="1155cc"/>
            <w:u w:val="single"/>
            <w:rtl w:val="0"/>
          </w:rPr>
          <w:t xml:space="preserve">https://angular.io/guide/structural-directives</w:t>
        </w:r>
      </w:hyperlink>
      <w:r w:rsidDel="00000000" w:rsidR="00000000" w:rsidRPr="00000000">
        <w:rPr>
          <w:rtl w:val="0"/>
        </w:rPr>
        <w:t xml:space="preserve"> </w:t>
      </w:r>
    </w:p>
    <w:p w:rsidR="00000000" w:rsidDel="00000000" w:rsidP="00000000" w:rsidRDefault="00000000" w:rsidRPr="00000000" w14:paraId="00000088">
      <w:pPr>
        <w:pStyle w:val="Heading2"/>
        <w:rPr/>
      </w:pPr>
      <w:bookmarkStart w:colFirst="0" w:colLast="0" w:name="_uzkvuiea1n5r" w:id="38"/>
      <w:bookmarkEnd w:id="38"/>
      <w:r w:rsidDel="00000000" w:rsidR="00000000" w:rsidRPr="00000000">
        <w:rPr>
          <w:rtl w:val="0"/>
        </w:rPr>
        <w:t xml:space="preserve">Bài 30: Dependency Injection</w:t>
      </w:r>
    </w:p>
    <w:p w:rsidR="00000000" w:rsidDel="00000000" w:rsidP="00000000" w:rsidRDefault="00000000" w:rsidRPr="00000000" w14:paraId="00000089">
      <w:pPr>
        <w:rPr/>
      </w:pPr>
      <w:hyperlink r:id="rId68">
        <w:r w:rsidDel="00000000" w:rsidR="00000000" w:rsidRPr="00000000">
          <w:rPr>
            <w:color w:val="1155cc"/>
            <w:u w:val="single"/>
            <w:rtl w:val="0"/>
          </w:rPr>
          <w:t xml:space="preserve">https://angular.io/guide/dependency-injection-overview</w:t>
        </w:r>
      </w:hyperlink>
      <w:r w:rsidDel="00000000" w:rsidR="00000000" w:rsidRPr="00000000">
        <w:rPr>
          <w:rtl w:val="0"/>
        </w:rPr>
        <w:t xml:space="preserve"> </w:t>
      </w:r>
    </w:p>
    <w:p w:rsidR="00000000" w:rsidDel="00000000" w:rsidP="00000000" w:rsidRDefault="00000000" w:rsidRPr="00000000" w14:paraId="0000008A">
      <w:pPr>
        <w:pStyle w:val="Heading2"/>
        <w:rPr/>
      </w:pPr>
      <w:bookmarkStart w:colFirst="0" w:colLast="0" w:name="_ncgvlnd510he" w:id="39"/>
      <w:bookmarkEnd w:id="39"/>
      <w:r w:rsidDel="00000000" w:rsidR="00000000" w:rsidRPr="00000000">
        <w:rPr>
          <w:rtl w:val="0"/>
        </w:rPr>
        <w:t xml:space="preserve">Bài 31: Tạo và sử dụng Routing trong Angular</w:t>
      </w:r>
    </w:p>
    <w:p w:rsidR="00000000" w:rsidDel="00000000" w:rsidP="00000000" w:rsidRDefault="00000000" w:rsidRPr="00000000" w14:paraId="0000008B">
      <w:pPr>
        <w:rPr/>
      </w:pPr>
      <w:r w:rsidDel="00000000" w:rsidR="00000000" w:rsidRPr="00000000">
        <w:rPr>
          <w:rtl w:val="0"/>
        </w:rPr>
        <w:t xml:space="preserve">Tạo ứng dụng TodoList sử dụng routing</w:t>
      </w:r>
    </w:p>
    <w:p w:rsidR="00000000" w:rsidDel="00000000" w:rsidP="00000000" w:rsidRDefault="00000000" w:rsidRPr="00000000" w14:paraId="0000008C">
      <w:pPr>
        <w:rPr/>
      </w:pPr>
      <w:r w:rsidDel="00000000" w:rsidR="00000000" w:rsidRPr="00000000">
        <w:rPr>
          <w:rtl w:val="0"/>
        </w:rPr>
        <w:t xml:space="preserve">BE Demo: </w:t>
      </w:r>
      <w:hyperlink r:id="rId69">
        <w:r w:rsidDel="00000000" w:rsidR="00000000" w:rsidRPr="00000000">
          <w:rPr>
            <w:color w:val="1155cc"/>
            <w:u w:val="single"/>
            <w:rtl w:val="0"/>
          </w:rPr>
          <w:t xml:space="preserve">https://github.com/teduinternational/todo-list-crud-in-memory-db-ef-core</w:t>
        </w:r>
      </w:hyperlink>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Tham khảo: </w:t>
      </w:r>
      <w:hyperlink r:id="rId70">
        <w:r w:rsidDel="00000000" w:rsidR="00000000" w:rsidRPr="00000000">
          <w:rPr>
            <w:color w:val="1155cc"/>
            <w:u w:val="single"/>
            <w:rtl w:val="0"/>
          </w:rPr>
          <w:t xml:space="preserve">https://angular.io/guide/routing-overview</w:t>
        </w:r>
      </w:hyperlink>
      <w:r w:rsidDel="00000000" w:rsidR="00000000" w:rsidRPr="00000000">
        <w:rPr>
          <w:rtl w:val="0"/>
        </w:rPr>
        <w:t xml:space="preserve"> </w:t>
      </w:r>
    </w:p>
    <w:p w:rsidR="00000000" w:rsidDel="00000000" w:rsidP="00000000" w:rsidRDefault="00000000" w:rsidRPr="00000000" w14:paraId="0000008E">
      <w:pPr>
        <w:pStyle w:val="Heading2"/>
        <w:rPr/>
      </w:pPr>
      <w:bookmarkStart w:colFirst="0" w:colLast="0" w:name="_bly4kwa556zy" w:id="40"/>
      <w:bookmarkEnd w:id="40"/>
      <w:r w:rsidDel="00000000" w:rsidR="00000000" w:rsidRPr="00000000">
        <w:rPr>
          <w:rtl w:val="0"/>
        </w:rPr>
        <w:t xml:space="preserve">Bài 32: Làm việc với Reactive Forms</w:t>
      </w:r>
    </w:p>
    <w:p w:rsidR="00000000" w:rsidDel="00000000" w:rsidP="00000000" w:rsidRDefault="00000000" w:rsidRPr="00000000" w14:paraId="0000008F">
      <w:pPr>
        <w:rPr/>
      </w:pPr>
      <w:r w:rsidDel="00000000" w:rsidR="00000000" w:rsidRPr="00000000">
        <w:rPr>
          <w:rtl w:val="0"/>
        </w:rPr>
        <w:t xml:space="preserve">Tạo form tạo mới task trong Todolist sử dụng Reactive form</w:t>
      </w:r>
    </w:p>
    <w:p w:rsidR="00000000" w:rsidDel="00000000" w:rsidP="00000000" w:rsidRDefault="00000000" w:rsidRPr="00000000" w14:paraId="00000090">
      <w:pPr>
        <w:rPr/>
      </w:pPr>
      <w:r w:rsidDel="00000000" w:rsidR="00000000" w:rsidRPr="00000000">
        <w:rPr>
          <w:rtl w:val="0"/>
        </w:rPr>
        <w:t xml:space="preserve">Tham khảo:</w:t>
      </w:r>
    </w:p>
    <w:p w:rsidR="00000000" w:rsidDel="00000000" w:rsidP="00000000" w:rsidRDefault="00000000" w:rsidRPr="00000000" w14:paraId="00000091">
      <w:pPr>
        <w:rPr/>
      </w:pPr>
      <w:hyperlink r:id="rId71">
        <w:r w:rsidDel="00000000" w:rsidR="00000000" w:rsidRPr="00000000">
          <w:rPr>
            <w:color w:val="1155cc"/>
            <w:u w:val="single"/>
            <w:rtl w:val="0"/>
          </w:rPr>
          <w:t xml:space="preserve">https://angular.io/guide/forms-overview</w:t>
        </w:r>
      </w:hyperlink>
      <w:r w:rsidDel="00000000" w:rsidR="00000000" w:rsidRPr="00000000">
        <w:rPr>
          <w:rtl w:val="0"/>
        </w:rPr>
        <w:t xml:space="preserve"> </w:t>
      </w:r>
    </w:p>
    <w:p w:rsidR="00000000" w:rsidDel="00000000" w:rsidP="00000000" w:rsidRDefault="00000000" w:rsidRPr="00000000" w14:paraId="00000092">
      <w:pPr>
        <w:rPr/>
      </w:pPr>
      <w:hyperlink r:id="rId72">
        <w:r w:rsidDel="00000000" w:rsidR="00000000" w:rsidRPr="00000000">
          <w:rPr>
            <w:color w:val="1155cc"/>
            <w:u w:val="single"/>
            <w:rtl w:val="0"/>
          </w:rPr>
          <w:t xml:space="preserve">https://angular.io/guide/dynamic-form</w:t>
        </w:r>
      </w:hyperlink>
      <w:r w:rsidDel="00000000" w:rsidR="00000000" w:rsidRPr="00000000">
        <w:rPr>
          <w:rtl w:val="0"/>
        </w:rPr>
        <w:t xml:space="preserve"> </w:t>
      </w:r>
    </w:p>
    <w:p w:rsidR="00000000" w:rsidDel="00000000" w:rsidP="00000000" w:rsidRDefault="00000000" w:rsidRPr="00000000" w14:paraId="00000093">
      <w:pPr>
        <w:pStyle w:val="Heading2"/>
        <w:rPr/>
      </w:pPr>
      <w:bookmarkStart w:colFirst="0" w:colLast="0" w:name="_wdpzh4qgw5dh" w:id="41"/>
      <w:bookmarkEnd w:id="41"/>
      <w:r w:rsidDel="00000000" w:rsidR="00000000" w:rsidRPr="00000000">
        <w:rPr>
          <w:rtl w:val="0"/>
        </w:rPr>
        <w:t xml:space="preserve">Bài 33: Validate form input</w:t>
      </w:r>
    </w:p>
    <w:p w:rsidR="00000000" w:rsidDel="00000000" w:rsidP="00000000" w:rsidRDefault="00000000" w:rsidRPr="00000000" w14:paraId="00000094">
      <w:pPr>
        <w:rPr/>
      </w:pPr>
      <w:hyperlink r:id="rId73">
        <w:r w:rsidDel="00000000" w:rsidR="00000000" w:rsidRPr="00000000">
          <w:rPr>
            <w:color w:val="1155cc"/>
            <w:u w:val="single"/>
            <w:rtl w:val="0"/>
          </w:rPr>
          <w:t xml:space="preserve">https://angular.io/guide/form-validation</w:t>
        </w:r>
      </w:hyperlink>
      <w:r w:rsidDel="00000000" w:rsidR="00000000" w:rsidRPr="00000000">
        <w:rPr>
          <w:rtl w:val="0"/>
        </w:rPr>
        <w:t xml:space="preserve"> </w:t>
      </w:r>
    </w:p>
    <w:p w:rsidR="00000000" w:rsidDel="00000000" w:rsidP="00000000" w:rsidRDefault="00000000" w:rsidRPr="00000000" w14:paraId="00000095">
      <w:pPr>
        <w:rPr/>
      </w:pPr>
      <w:hyperlink r:id="rId74">
        <w:r w:rsidDel="00000000" w:rsidR="00000000" w:rsidRPr="00000000">
          <w:rPr>
            <w:color w:val="1155cc"/>
            <w:u w:val="single"/>
            <w:rtl w:val="0"/>
          </w:rPr>
          <w:t xml:space="preserve">https://angular.io/guide/typed-forms</w:t>
        </w:r>
      </w:hyperlink>
      <w:r w:rsidDel="00000000" w:rsidR="00000000" w:rsidRPr="00000000">
        <w:rPr>
          <w:rtl w:val="0"/>
        </w:rPr>
        <w:t xml:space="preserve"> </w:t>
      </w:r>
    </w:p>
    <w:p w:rsidR="00000000" w:rsidDel="00000000" w:rsidP="00000000" w:rsidRDefault="00000000" w:rsidRPr="00000000" w14:paraId="00000096">
      <w:pPr>
        <w:pStyle w:val="Heading2"/>
        <w:rPr/>
      </w:pPr>
      <w:bookmarkStart w:colFirst="0" w:colLast="0" w:name="_sfsajqnkmn1s" w:id="42"/>
      <w:bookmarkEnd w:id="42"/>
      <w:r w:rsidDel="00000000" w:rsidR="00000000" w:rsidRPr="00000000">
        <w:rPr>
          <w:rtl w:val="0"/>
        </w:rPr>
        <w:t xml:space="preserve">Bài 34: Làm việc với HTTP Client</w:t>
      </w:r>
    </w:p>
    <w:p w:rsidR="00000000" w:rsidDel="00000000" w:rsidP="00000000" w:rsidRDefault="00000000" w:rsidRPr="00000000" w14:paraId="00000097">
      <w:pPr>
        <w:rPr/>
      </w:pPr>
      <w:r w:rsidDel="00000000" w:rsidR="00000000" w:rsidRPr="00000000">
        <w:rPr>
          <w:rtl w:val="0"/>
        </w:rPr>
        <w:t xml:space="preserve">CRUD với Backend sử dụng HTTP Client</w:t>
      </w:r>
    </w:p>
    <w:p w:rsidR="00000000" w:rsidDel="00000000" w:rsidP="00000000" w:rsidRDefault="00000000" w:rsidRPr="00000000" w14:paraId="00000098">
      <w:pPr>
        <w:rPr/>
      </w:pPr>
      <w:hyperlink r:id="rId75">
        <w:r w:rsidDel="00000000" w:rsidR="00000000" w:rsidRPr="00000000">
          <w:rPr>
            <w:color w:val="1155cc"/>
            <w:u w:val="single"/>
            <w:rtl w:val="0"/>
          </w:rPr>
          <w:t xml:space="preserve">https://angular.io/guide/http</w:t>
        </w:r>
      </w:hyperlink>
      <w:r w:rsidDel="00000000" w:rsidR="00000000" w:rsidRPr="00000000">
        <w:rPr>
          <w:rtl w:val="0"/>
        </w:rPr>
        <w:t xml:space="preserve"> </w:t>
      </w:r>
    </w:p>
    <w:p w:rsidR="00000000" w:rsidDel="00000000" w:rsidP="00000000" w:rsidRDefault="00000000" w:rsidRPr="00000000" w14:paraId="00000099">
      <w:pPr>
        <w:pStyle w:val="Heading2"/>
        <w:rPr/>
      </w:pPr>
      <w:bookmarkStart w:colFirst="0" w:colLast="0" w:name="_mfnwi0nn09ew" w:id="43"/>
      <w:bookmarkEnd w:id="43"/>
      <w:r w:rsidDel="00000000" w:rsidR="00000000" w:rsidRPr="00000000">
        <w:rPr>
          <w:rtl w:val="0"/>
        </w:rPr>
        <w:t xml:space="preserve">Bài 35: Upload file với Angular</w:t>
      </w:r>
    </w:p>
    <w:p w:rsidR="00000000" w:rsidDel="00000000" w:rsidP="00000000" w:rsidRDefault="00000000" w:rsidRPr="00000000" w14:paraId="0000009A">
      <w:pPr>
        <w:rPr/>
      </w:pPr>
      <w:r w:rsidDel="00000000" w:rsidR="00000000" w:rsidRPr="00000000">
        <w:rPr>
          <w:rtl w:val="0"/>
        </w:rPr>
        <w:t xml:space="preserve">Upload file đính kèm sử dụng Angular + Backend .NET</w:t>
      </w:r>
    </w:p>
    <w:p w:rsidR="00000000" w:rsidDel="00000000" w:rsidP="00000000" w:rsidRDefault="00000000" w:rsidRPr="00000000" w14:paraId="0000009B">
      <w:pPr>
        <w:pStyle w:val="Heading2"/>
        <w:rPr/>
      </w:pPr>
      <w:bookmarkStart w:colFirst="0" w:colLast="0" w:name="_fbq6zdseupby" w:id="44"/>
      <w:bookmarkEnd w:id="44"/>
      <w:r w:rsidDel="00000000" w:rsidR="00000000" w:rsidRPr="00000000">
        <w:rPr>
          <w:rtl w:val="0"/>
        </w:rPr>
        <w:t xml:space="preserve">Bài 36: Giới thiệu thêm các tính năng quan trọng trong Angular</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Testing: </w:t>
      </w:r>
      <w:hyperlink r:id="rId76">
        <w:r w:rsidDel="00000000" w:rsidR="00000000" w:rsidRPr="00000000">
          <w:rPr>
            <w:color w:val="1155cc"/>
            <w:u w:val="single"/>
            <w:rtl w:val="0"/>
          </w:rPr>
          <w:t xml:space="preserve">https://angular.io/guide/testing</w:t>
        </w:r>
      </w:hyperlink>
      <w:r w:rsidDel="00000000" w:rsidR="00000000" w:rsidRPr="00000000">
        <w:rPr>
          <w:rtl w:val="0"/>
        </w:rPr>
        <w:t xml:space="preserve"> </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Animation: </w:t>
      </w:r>
      <w:hyperlink r:id="rId77">
        <w:r w:rsidDel="00000000" w:rsidR="00000000" w:rsidRPr="00000000">
          <w:rPr>
            <w:color w:val="1155cc"/>
            <w:u w:val="single"/>
            <w:rtl w:val="0"/>
          </w:rPr>
          <w:t xml:space="preserve">https://angular.io/guide/animations</w:t>
        </w:r>
      </w:hyperlink>
      <w:r w:rsidDel="00000000" w:rsidR="00000000" w:rsidRPr="00000000">
        <w:rPr>
          <w:rtl w:val="0"/>
        </w:rPr>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PWA: </w:t>
      </w:r>
      <w:hyperlink r:id="rId78">
        <w:r w:rsidDel="00000000" w:rsidR="00000000" w:rsidRPr="00000000">
          <w:rPr>
            <w:color w:val="1155cc"/>
            <w:u w:val="single"/>
            <w:rtl w:val="0"/>
          </w:rPr>
          <w:t xml:space="preserve">https://angular.io/guide/service-worker-intro</w:t>
        </w:r>
      </w:hyperlink>
      <w:r w:rsidDel="00000000" w:rsidR="00000000" w:rsidRPr="00000000">
        <w:rPr>
          <w:rtl w:val="0"/>
        </w:rPr>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Server Rendering: </w:t>
      </w:r>
      <w:hyperlink r:id="rId79">
        <w:r w:rsidDel="00000000" w:rsidR="00000000" w:rsidRPr="00000000">
          <w:rPr>
            <w:color w:val="1155cc"/>
            <w:u w:val="single"/>
            <w:rtl w:val="0"/>
          </w:rPr>
          <w:t xml:space="preserve">https://angular.io/guide/universal</w:t>
        </w:r>
      </w:hyperlink>
      <w:r w:rsidDel="00000000" w:rsidR="00000000" w:rsidRPr="00000000">
        <w:rPr>
          <w:rtl w:val="0"/>
        </w:rPr>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Deployment: </w:t>
      </w:r>
      <w:hyperlink r:id="rId80">
        <w:r w:rsidDel="00000000" w:rsidR="00000000" w:rsidRPr="00000000">
          <w:rPr>
            <w:color w:val="1155cc"/>
            <w:u w:val="single"/>
            <w:rtl w:val="0"/>
          </w:rPr>
          <w:t xml:space="preserve">https://angular.io/guide/deployment</w:t>
        </w:r>
      </w:hyperlink>
      <w:r w:rsidDel="00000000" w:rsidR="00000000" w:rsidRPr="00000000">
        <w:rPr>
          <w:rtl w:val="0"/>
        </w:rPr>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Security: </w:t>
      </w:r>
      <w:hyperlink r:id="rId81">
        <w:r w:rsidDel="00000000" w:rsidR="00000000" w:rsidRPr="00000000">
          <w:rPr>
            <w:color w:val="1155cc"/>
            <w:u w:val="single"/>
            <w:rtl w:val="0"/>
          </w:rPr>
          <w:t xml:space="preserve">https://angular.io/guide/security</w:t>
        </w:r>
      </w:hyperlink>
      <w:r w:rsidDel="00000000" w:rsidR="00000000" w:rsidRPr="00000000">
        <w:rPr>
          <w:rtl w:val="0"/>
        </w:rPr>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Lazy load: </w:t>
      </w:r>
      <w:hyperlink r:id="rId82">
        <w:r w:rsidDel="00000000" w:rsidR="00000000" w:rsidRPr="00000000">
          <w:rPr>
            <w:color w:val="1155cc"/>
            <w:u w:val="single"/>
            <w:rtl w:val="0"/>
          </w:rPr>
          <w:t xml:space="preserve">https://angular.io/guide/lazy-loading-ngmodules</w:t>
        </w:r>
      </w:hyperlink>
      <w:r w:rsidDel="00000000" w:rsidR="00000000" w:rsidRPr="00000000">
        <w:rPr>
          <w:rtl w:val="0"/>
        </w:rPr>
        <w:t xml:space="preserve"> </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Template driven form: </w:t>
      </w:r>
      <w:hyperlink r:id="rId83">
        <w:r w:rsidDel="00000000" w:rsidR="00000000" w:rsidRPr="00000000">
          <w:rPr>
            <w:color w:val="1155cc"/>
            <w:u w:val="single"/>
            <w:rtl w:val="0"/>
          </w:rPr>
          <w:t xml:space="preserve">https://angular.io/guide/forms</w:t>
        </w:r>
      </w:hyperlink>
      <w:r w:rsidDel="00000000" w:rsidR="00000000" w:rsidRPr="00000000">
        <w:rPr>
          <w:rtl w:val="0"/>
        </w:rPr>
      </w:r>
    </w:p>
    <w:sectPr>
      <w:headerReference r:id="rId84" w:type="default"/>
      <w:pgSz w:h="16834" w:w="11909" w:orient="portrait"/>
      <w:pgMar w:bottom="1440" w:top="1440" w:left="1440" w:right="1440" w:header="720" w:footer="720"/>
      <w:pgNumType w:start="1"/>
      <w:sectPrChange w:author="Minh Sang Pham" w:id="0" w:date="2023-06-17T14:22:15Z">
        <w:sectPr w:rsidR="000000" w:rsidDel="000000" w:rsidRPr="000000" w:rsidSect="000000">
          <w:pgMar w:bottom="1440" w:top="1440" w:left="1440" w:right="1440" w:header="720" w:footer="720"/>
          <w:pgNumType w:start="1"/>
          <w:pgSz w:h="16834" w:w="11909"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ins w:author="Minh Sang Pham" w:id="18" w:date="2023-06-17T14:22:15Z"/>
      </w:rPr>
    </w:pPr>
    <w:ins w:author="Minh Sang Pham" w:id="18" w:date="2023-06-17T14:22:15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color w:val="444444"/>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color w:val="21252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44444"/>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ngular.io/guide/component-interaction#intercept-input-property-changes-with-a-setter" TargetMode="External"/><Relationship Id="rId84" Type="http://schemas.openxmlformats.org/officeDocument/2006/relationships/header" Target="header1.xml"/><Relationship Id="rId83" Type="http://schemas.openxmlformats.org/officeDocument/2006/relationships/hyperlink" Target="https://angular.io/guide/forms" TargetMode="External"/><Relationship Id="rId42" Type="http://schemas.openxmlformats.org/officeDocument/2006/relationships/hyperlink" Target="https://angular.io/guide/component-interaction#parent-listens-for-child-event" TargetMode="External"/><Relationship Id="rId41" Type="http://schemas.openxmlformats.org/officeDocument/2006/relationships/hyperlink" Target="https://angular.io/guide/component-interaction#intercept-input-property-changes-with-ngonchanges" TargetMode="External"/><Relationship Id="rId44" Type="http://schemas.openxmlformats.org/officeDocument/2006/relationships/hyperlink" Target="https://angular.io/guide/component-interaction#parent-calls-an-viewchild" TargetMode="External"/><Relationship Id="rId43" Type="http://schemas.openxmlformats.org/officeDocument/2006/relationships/hyperlink" Target="https://angular.io/guide/component-interaction#parent-interacts-with-child-using-local-variable" TargetMode="External"/><Relationship Id="rId46" Type="http://schemas.openxmlformats.org/officeDocument/2006/relationships/hyperlink" Target="https://stackblitz.com/run?file=src%2Fapp%2Fapp.component.html" TargetMode="External"/><Relationship Id="rId45" Type="http://schemas.openxmlformats.org/officeDocument/2006/relationships/hyperlink" Target="https://angular.io/guide/component-interaction#parent-and-children-communicate-using-a-service" TargetMode="External"/><Relationship Id="rId80" Type="http://schemas.openxmlformats.org/officeDocument/2006/relationships/hyperlink" Target="https://angular.io/guide/deployment" TargetMode="External"/><Relationship Id="rId82" Type="http://schemas.openxmlformats.org/officeDocument/2006/relationships/hyperlink" Target="https://angular.io/guide/lazy-loading-ngmodules" TargetMode="External"/><Relationship Id="rId81" Type="http://schemas.openxmlformats.org/officeDocument/2006/relationships/hyperlink" Target="https://angular.io/guide/secur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ypescriptlang.org/" TargetMode="External"/><Relationship Id="rId48" Type="http://schemas.openxmlformats.org/officeDocument/2006/relationships/hyperlink" Target="https://angular.io/guide/component-styles" TargetMode="External"/><Relationship Id="rId47" Type="http://schemas.openxmlformats.org/officeDocument/2006/relationships/image" Target="media/image6.png"/><Relationship Id="rId49" Type="http://schemas.openxmlformats.org/officeDocument/2006/relationships/hyperlink" Target="https://sass-lang.com/" TargetMode="External"/><Relationship Id="rId5" Type="http://schemas.openxmlformats.org/officeDocument/2006/relationships/styles" Target="styles.xml"/><Relationship Id="rId6" Type="http://schemas.openxmlformats.org/officeDocument/2006/relationships/hyperlink" Target="https://developer.mozilla.org/en-US/docs/Learn/HTML" TargetMode="External"/><Relationship Id="rId7" Type="http://schemas.openxmlformats.org/officeDocument/2006/relationships/hyperlink" Target="https://developer.mozilla.org/en-US/docs/Web/CSS" TargetMode="External"/><Relationship Id="rId8" Type="http://schemas.openxmlformats.org/officeDocument/2006/relationships/hyperlink" Target="https://developer.mozilla.org/en-US/docs/Web/JavaScript" TargetMode="External"/><Relationship Id="rId73" Type="http://schemas.openxmlformats.org/officeDocument/2006/relationships/hyperlink" Target="https://angular.io/guide/form-validation" TargetMode="External"/><Relationship Id="rId72" Type="http://schemas.openxmlformats.org/officeDocument/2006/relationships/hyperlink" Target="https://angular.io/guide/dynamic-form" TargetMode="External"/><Relationship Id="rId31" Type="http://schemas.openxmlformats.org/officeDocument/2006/relationships/image" Target="media/image3.png"/><Relationship Id="rId75" Type="http://schemas.openxmlformats.org/officeDocument/2006/relationships/hyperlink" Target="https://angular.io/guide/http" TargetMode="External"/><Relationship Id="rId30" Type="http://schemas.openxmlformats.org/officeDocument/2006/relationships/hyperlink" Target="https://indepth.dev/posts/1494/complete-guide-angular-lifecycle-hooks" TargetMode="External"/><Relationship Id="rId74" Type="http://schemas.openxmlformats.org/officeDocument/2006/relationships/hyperlink" Target="https://angular.io/guide/typed-forms" TargetMode="External"/><Relationship Id="rId33" Type="http://schemas.openxmlformats.org/officeDocument/2006/relationships/image" Target="media/image7.png"/><Relationship Id="rId77" Type="http://schemas.openxmlformats.org/officeDocument/2006/relationships/hyperlink" Target="https://angular.io/guide/animations" TargetMode="External"/><Relationship Id="rId32" Type="http://schemas.openxmlformats.org/officeDocument/2006/relationships/image" Target="media/image4.png"/><Relationship Id="rId76" Type="http://schemas.openxmlformats.org/officeDocument/2006/relationships/hyperlink" Target="https://angular.io/guide/testing" TargetMode="External"/><Relationship Id="rId35" Type="http://schemas.openxmlformats.org/officeDocument/2006/relationships/hyperlink" Target="https://developer.mozilla.org/en-US/docs/Web/API/Web_components/Using_shadow_DOM" TargetMode="External"/><Relationship Id="rId79" Type="http://schemas.openxmlformats.org/officeDocument/2006/relationships/hyperlink" Target="https://angular.io/guide/universal" TargetMode="External"/><Relationship Id="rId34" Type="http://schemas.openxmlformats.org/officeDocument/2006/relationships/hyperlink" Target="https://angular.io/guide/view-encapsulation" TargetMode="External"/><Relationship Id="rId78" Type="http://schemas.openxmlformats.org/officeDocument/2006/relationships/hyperlink" Target="https://angular.io/guide/service-worker-intro" TargetMode="External"/><Relationship Id="rId71" Type="http://schemas.openxmlformats.org/officeDocument/2006/relationships/hyperlink" Target="https://angular.io/guide/forms-overview" TargetMode="External"/><Relationship Id="rId70" Type="http://schemas.openxmlformats.org/officeDocument/2006/relationships/hyperlink" Target="https://angular.io/guide/routing-overview" TargetMode="External"/><Relationship Id="rId37" Type="http://schemas.openxmlformats.org/officeDocument/2006/relationships/hyperlink" Target="https://caniuse.com/shadowdomv1" TargetMode="External"/><Relationship Id="rId36" Type="http://schemas.openxmlformats.org/officeDocument/2006/relationships/hyperlink" Target="https://www.tektutorialshub.com/angular/angular-view-encapsulation/" TargetMode="External"/><Relationship Id="rId39" Type="http://schemas.openxmlformats.org/officeDocument/2006/relationships/hyperlink" Target="https://angular.io/guide/component-interaction#pass-data-from-parent-to-child-with-input-binding" TargetMode="External"/><Relationship Id="rId38" Type="http://schemas.openxmlformats.org/officeDocument/2006/relationships/image" Target="media/image5.png"/><Relationship Id="rId62" Type="http://schemas.openxmlformats.org/officeDocument/2006/relationships/hyperlink" Target="https://angular.io/guide/two-way-binding" TargetMode="External"/><Relationship Id="rId61" Type="http://schemas.openxmlformats.org/officeDocument/2006/relationships/hyperlink" Target="https://angular.io/guide/event-binding" TargetMode="External"/><Relationship Id="rId20" Type="http://schemas.openxmlformats.org/officeDocument/2006/relationships/image" Target="media/image2.png"/><Relationship Id="rId64" Type="http://schemas.openxmlformats.org/officeDocument/2006/relationships/hyperlink" Target="https://angular.io/guide/template-reference-variables" TargetMode="External"/><Relationship Id="rId63" Type="http://schemas.openxmlformats.org/officeDocument/2006/relationships/hyperlink" Target="https://angular.io/guide/pipes-overview" TargetMode="External"/><Relationship Id="rId22" Type="http://schemas.openxmlformats.org/officeDocument/2006/relationships/hyperlink" Target="https://angular.io/guide/architecture-components" TargetMode="External"/><Relationship Id="rId66" Type="http://schemas.openxmlformats.org/officeDocument/2006/relationships/hyperlink" Target="https://angular.io/guide/attribute-directives" TargetMode="External"/><Relationship Id="rId21" Type="http://schemas.openxmlformats.org/officeDocument/2006/relationships/hyperlink" Target="https://angular.io/guide/architecture-modules" TargetMode="External"/><Relationship Id="rId65" Type="http://schemas.openxmlformats.org/officeDocument/2006/relationships/hyperlink" Target="https://angular.io/guide/built-in-directives" TargetMode="External"/><Relationship Id="rId24" Type="http://schemas.openxmlformats.org/officeDocument/2006/relationships/hyperlink" Target="https://angular.io/guide/router" TargetMode="External"/><Relationship Id="rId68" Type="http://schemas.openxmlformats.org/officeDocument/2006/relationships/hyperlink" Target="https://angular.io/guide/dependency-injection-overview" TargetMode="External"/><Relationship Id="rId23" Type="http://schemas.openxmlformats.org/officeDocument/2006/relationships/hyperlink" Target="https://angular.io/guide/architecture-services" TargetMode="External"/><Relationship Id="rId67" Type="http://schemas.openxmlformats.org/officeDocument/2006/relationships/hyperlink" Target="https://angular.io/guide/structural-directives" TargetMode="External"/><Relationship Id="rId60" Type="http://schemas.openxmlformats.org/officeDocument/2006/relationships/hyperlink" Target="https://angular.io/guide/class-binding" TargetMode="External"/><Relationship Id="rId26" Type="http://schemas.openxmlformats.org/officeDocument/2006/relationships/hyperlink" Target="https://angular.io/guide/component-overview" TargetMode="External"/><Relationship Id="rId25" Type="http://schemas.openxmlformats.org/officeDocument/2006/relationships/hyperlink" Target="https://angular.io/guide/architecture-next-steps" TargetMode="External"/><Relationship Id="rId69" Type="http://schemas.openxmlformats.org/officeDocument/2006/relationships/hyperlink" Target="https://github.com/teduinternational/todo-list-crud-in-memory-db-ef-core" TargetMode="External"/><Relationship Id="rId28" Type="http://schemas.openxmlformats.org/officeDocument/2006/relationships/image" Target="media/image1.png"/><Relationship Id="rId27" Type="http://schemas.openxmlformats.org/officeDocument/2006/relationships/hyperlink" Target="https://angular.io/guide/component-overview" TargetMode="External"/><Relationship Id="rId29" Type="http://schemas.openxmlformats.org/officeDocument/2006/relationships/hyperlink" Target="https://angular.io/guide/lifecycle-hooks" TargetMode="External"/><Relationship Id="rId51" Type="http://schemas.openxmlformats.org/officeDocument/2006/relationships/hyperlink" Target="https://angular.io/guide/content-projection" TargetMode="External"/><Relationship Id="rId50" Type="http://schemas.openxmlformats.org/officeDocument/2006/relationships/hyperlink" Target="https://angular.io/guide/inputs-outputs" TargetMode="External"/><Relationship Id="rId53" Type="http://schemas.openxmlformats.org/officeDocument/2006/relationships/hyperlink" Target="https://angular.io/guide/elements" TargetMode="External"/><Relationship Id="rId52" Type="http://schemas.openxmlformats.org/officeDocument/2006/relationships/hyperlink" Target="https://angular.io/guide/dynamic-component-loader" TargetMode="External"/><Relationship Id="rId11" Type="http://schemas.openxmlformats.org/officeDocument/2006/relationships/hyperlink" Target="https://angular.io/" TargetMode="External"/><Relationship Id="rId55" Type="http://schemas.openxmlformats.org/officeDocument/2006/relationships/hyperlink" Target="https://angular.io/guide/interpolation" TargetMode="External"/><Relationship Id="rId10" Type="http://schemas.openxmlformats.org/officeDocument/2006/relationships/hyperlink" Target="https://tedu.com.vn/khoa-hoc/khoa-hoc-angular-can-ban-2023-moi-nhat-51.html" TargetMode="External"/><Relationship Id="rId54" Type="http://schemas.openxmlformats.org/officeDocument/2006/relationships/hyperlink" Target="https://angular.io/guide/template-overview" TargetMode="External"/><Relationship Id="rId13" Type="http://schemas.openxmlformats.org/officeDocument/2006/relationships/hyperlink" Target="https://angular.io/guide/setup-local" TargetMode="External"/><Relationship Id="rId57" Type="http://schemas.openxmlformats.org/officeDocument/2006/relationships/hyperlink" Target="https://angular.io/guide/binding-overview" TargetMode="External"/><Relationship Id="rId12" Type="http://schemas.openxmlformats.org/officeDocument/2006/relationships/hyperlink" Target="https://angular.io/docs" TargetMode="External"/><Relationship Id="rId56" Type="http://schemas.openxmlformats.org/officeDocument/2006/relationships/hyperlink" Target="https://angular.io/guide/template-statements" TargetMode="External"/><Relationship Id="rId15" Type="http://schemas.openxmlformats.org/officeDocument/2006/relationships/hyperlink" Target="https://nodejs.org/en" TargetMode="External"/><Relationship Id="rId59" Type="http://schemas.openxmlformats.org/officeDocument/2006/relationships/hyperlink" Target="https://angular.io/guide/attribute-binding" TargetMode="External"/><Relationship Id="rId14" Type="http://schemas.openxmlformats.org/officeDocument/2006/relationships/hyperlink" Target="https://code.visualstudio.com/" TargetMode="External"/><Relationship Id="rId58" Type="http://schemas.openxmlformats.org/officeDocument/2006/relationships/hyperlink" Target="https://angular.io/guide/property-binding" TargetMode="External"/><Relationship Id="rId17" Type="http://schemas.openxmlformats.org/officeDocument/2006/relationships/hyperlink" Target="https://angular.io/guide/file-structure" TargetMode="External"/><Relationship Id="rId16" Type="http://schemas.openxmlformats.org/officeDocument/2006/relationships/hyperlink" Target="https://docs.npmjs.com/about-npm" TargetMode="External"/><Relationship Id="rId19" Type="http://schemas.openxmlformats.org/officeDocument/2006/relationships/hyperlink" Target="https://angular.io/guide/architecture-services" TargetMode="External"/><Relationship Id="rId18" Type="http://schemas.openxmlformats.org/officeDocument/2006/relationships/hyperlink" Target="https://angular.io/guide/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